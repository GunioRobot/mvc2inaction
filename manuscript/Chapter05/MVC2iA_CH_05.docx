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2CA" w:rsidRPr="00BE1870" w:rsidRDefault="00E32459" w:rsidP="004B5158">
      <w:pPr>
        <w:pStyle w:val="COChapterNumber"/>
      </w:pPr>
      <w:r>
        <w:t>5</w:t>
      </w:r>
    </w:p>
    <w:p w:rsidR="000602CA" w:rsidRPr="00BE1870" w:rsidRDefault="0093450D" w:rsidP="004B5158">
      <w:pPr>
        <w:pStyle w:val="COChapterTitle"/>
      </w:pPr>
      <w:r w:rsidRPr="0093450D">
        <w:t>Consuming 3rd party components</w:t>
      </w:r>
    </w:p>
    <w:p w:rsidR="000602CA" w:rsidRPr="00C74553" w:rsidRDefault="000602CA" w:rsidP="004B5158">
      <w:pPr>
        <w:pStyle w:val="Body1"/>
      </w:pPr>
      <w:r w:rsidRPr="00C74553">
        <w:t>This chapter covers</w:t>
      </w:r>
    </w:p>
    <w:p w:rsidR="000602CA" w:rsidRDefault="004A0D08" w:rsidP="000602CA">
      <w:pPr>
        <w:pStyle w:val="ListBullet"/>
        <w:numPr>
          <w:numberingChange w:id="0" w:author="Katharine Osborne" w:date="2010-04-02T13:53:00Z" w:original=""/>
        </w:numPr>
      </w:pPr>
      <w:r>
        <w:t xml:space="preserve">Learning the basic </w:t>
      </w:r>
      <w:r w:rsidR="00422796">
        <w:t>MvcContrib Grid</w:t>
      </w:r>
    </w:p>
    <w:p w:rsidR="0023078D" w:rsidRDefault="0023078D" w:rsidP="0023078D">
      <w:pPr>
        <w:pStyle w:val="ListBullet"/>
        <w:numPr>
          <w:numberingChange w:id="1" w:author="Katharine Osborne" w:date="2010-04-02T13:53:00Z" w:original=""/>
        </w:numPr>
      </w:pPr>
      <w:r>
        <w:t>Advanced MvcContrib Grid</w:t>
      </w:r>
      <w:r w:rsidR="001039CC">
        <w:t xml:space="preserve"> techniques</w:t>
      </w:r>
    </w:p>
    <w:p w:rsidR="0023078D" w:rsidDel="006C09DD" w:rsidRDefault="00E51FF3" w:rsidP="000602CA">
      <w:pPr>
        <w:pStyle w:val="ListBullet"/>
        <w:numPr>
          <w:numberingChange w:id="2" w:author="Katharine Osborne" w:date="2010-04-02T13:53:00Z" w:original=""/>
        </w:numPr>
        <w:rPr>
          <w:del w:id="3" w:author="User" w:date="2010-04-08T23:04:00Z"/>
        </w:rPr>
      </w:pPr>
      <w:commentRangeStart w:id="4"/>
      <w:del w:id="5" w:author="User" w:date="2010-04-08T23:04:00Z">
        <w:r w:rsidDel="006C09DD">
          <w:delText xml:space="preserve">Understanding </w:delText>
        </w:r>
        <w:r w:rsidR="00E735B0" w:rsidDel="006C09DD">
          <w:delText>p</w:delText>
        </w:r>
        <w:r w:rsidR="0023078D" w:rsidDel="006C09DD">
          <w:delText xml:space="preserve">ortable </w:delText>
        </w:r>
        <w:r w:rsidR="00E735B0" w:rsidDel="006C09DD">
          <w:delText>a</w:delText>
        </w:r>
        <w:r w:rsidR="0023078D" w:rsidDel="006C09DD">
          <w:delText>rea</w:delText>
        </w:r>
        <w:r w:rsidDel="006C09DD">
          <w:delText>s</w:delText>
        </w:r>
      </w:del>
    </w:p>
    <w:p w:rsidR="004A0D08" w:rsidDel="006C09DD" w:rsidRDefault="00422796" w:rsidP="004A0D08">
      <w:pPr>
        <w:pStyle w:val="ListBullet"/>
        <w:numPr>
          <w:numberingChange w:id="6" w:author="Katharine Osborne" w:date="2010-04-02T13:53:00Z" w:original=""/>
        </w:numPr>
        <w:rPr>
          <w:del w:id="7" w:author="User" w:date="2010-04-08T23:04:00Z"/>
        </w:rPr>
      </w:pPr>
      <w:del w:id="8" w:author="User" w:date="2010-04-08T23:04:00Z">
        <w:r w:rsidDel="006C09DD">
          <w:delText xml:space="preserve">Consuming a </w:delText>
        </w:r>
        <w:r w:rsidR="00E735B0" w:rsidDel="006C09DD">
          <w:delText>p</w:delText>
        </w:r>
        <w:r w:rsidDel="006C09DD">
          <w:delText xml:space="preserve">ortable </w:delText>
        </w:r>
        <w:r w:rsidR="00E735B0" w:rsidDel="006C09DD">
          <w:delText>a</w:delText>
        </w:r>
        <w:r w:rsidDel="006C09DD">
          <w:delText>rea</w:delText>
        </w:r>
      </w:del>
    </w:p>
    <w:commentRangeEnd w:id="4"/>
    <w:p w:rsidR="004962EE" w:rsidRDefault="006962E2" w:rsidP="004962EE">
      <w:pPr>
        <w:pStyle w:val="Head1"/>
      </w:pPr>
      <w:r>
        <w:rPr>
          <w:rFonts w:ascii="Verdana" w:hAnsi="Verdana"/>
          <w:b w:val="0"/>
          <w:i w:val="0"/>
          <w:color w:val="000000"/>
          <w:sz w:val="16"/>
        </w:rPr>
        <w:commentReference w:id="4"/>
      </w:r>
    </w:p>
    <w:p w:rsidR="004962EE" w:rsidRDefault="004A0D08" w:rsidP="004962EE">
      <w:pPr>
        <w:pStyle w:val="Body1"/>
      </w:pPr>
      <w:r>
        <w:t>The ASP.</w:t>
      </w:r>
      <w:r w:rsidR="001039CC">
        <w:t xml:space="preserve">NET </w:t>
      </w:r>
      <w:r>
        <w:t xml:space="preserve">MVC Framework provides a lot of control </w:t>
      </w:r>
      <w:r w:rsidR="001039CC">
        <w:t xml:space="preserve">out of the box </w:t>
      </w:r>
      <w:r>
        <w:t xml:space="preserve">but that comes at a cost.  The </w:t>
      </w:r>
      <w:r w:rsidR="001039CC">
        <w:t xml:space="preserve">HTML </w:t>
      </w:r>
      <w:r>
        <w:t xml:space="preserve">helpers are basic and provide very simple user interface elements.  This leaves you with the choice to hand craft nice user interfaces using </w:t>
      </w:r>
      <w:r w:rsidR="00086334">
        <w:t xml:space="preserve">HTML </w:t>
      </w:r>
      <w:r>
        <w:t xml:space="preserve">and </w:t>
      </w:r>
      <w:r w:rsidR="00E51FF3">
        <w:t>CSS</w:t>
      </w:r>
      <w:r>
        <w:t>.  While this is a great option for an experienced web designer, most developers find relying on a 3rd party component much more productive. This allows you to develop your application rather than spend lots of time on user interface infrastructure.  This chapter will demonstrate two 3rd party components that will show you different styles of integrating with the MVC framework.</w:t>
      </w:r>
      <w:r w:rsidR="004962EE">
        <w:t xml:space="preserve"> </w:t>
      </w:r>
      <w:r w:rsidR="001039CC" w:rsidRPr="001039CC">
        <w:t>The first is the Grid component available from the open source MvcContrib project that can be used to render an HTML table.</w:t>
      </w:r>
      <w:r w:rsidR="004962EE">
        <w:t xml:space="preserve">.  </w:t>
      </w:r>
      <w:r w:rsidR="001039CC" w:rsidRPr="001039CC">
        <w:t>The second component is a portable area which builds on top of the areas functionality in MVC 2 with some additional features that ease the deployment of components within your application.</w:t>
      </w:r>
      <w:r w:rsidR="004962EE">
        <w:t>. First let's look at the MvcContrib Grid.</w:t>
      </w:r>
    </w:p>
    <w:p w:rsidR="004962EE" w:rsidRDefault="004962EE" w:rsidP="004962EE">
      <w:pPr>
        <w:pStyle w:val="Body"/>
      </w:pPr>
    </w:p>
    <w:p w:rsidR="001E3CEE" w:rsidRDefault="004962EE" w:rsidP="004962EE">
      <w:pPr>
        <w:pStyle w:val="Head1"/>
      </w:pPr>
      <w:r>
        <w:t>5.1 The MvcContrib Grid</w:t>
      </w:r>
    </w:p>
    <w:p w:rsidR="001E3CEE" w:rsidRDefault="004962EE" w:rsidP="004962EE">
      <w:pPr>
        <w:pStyle w:val="Body1"/>
      </w:pPr>
      <w:r>
        <w:t xml:space="preserve">The MvcContrib Grid is a user interface component which creates a well formed </w:t>
      </w:r>
      <w:r w:rsidR="001039CC">
        <w:t xml:space="preserve">HTML </w:t>
      </w:r>
      <w:r>
        <w:t xml:space="preserve">table.  It uses a fluent interface, which allows you to define the configuration of the grid with a strongly typed and </w:t>
      </w:r>
      <w:r w:rsidR="001039CC">
        <w:t xml:space="preserve">refactoring-friendly </w:t>
      </w:r>
      <w:r>
        <w:t>syntax.  The refactoring support makes this style of component work very nicely with refactoring tools like JetBrains Re</w:t>
      </w:r>
      <w:r w:rsidR="001039CC">
        <w:t>S</w:t>
      </w:r>
      <w:r>
        <w:t xml:space="preserve">harper and DevExpress Refactor Pro. This type of component generally requires a </w:t>
      </w:r>
      <w:commentRangeStart w:id="9"/>
      <w:r>
        <w:t>strongly typed view</w:t>
      </w:r>
      <w:commentRangeEnd w:id="9"/>
      <w:r w:rsidR="001039CC">
        <w:commentReference w:id="9"/>
      </w:r>
      <w:r>
        <w:t xml:space="preserve">, which is used to drive the </w:t>
      </w:r>
      <w:r w:rsidR="001039CC">
        <w:t xml:space="preserve">API </w:t>
      </w:r>
      <w:r>
        <w:t xml:space="preserve">of the grid.  The scenario where you would want to use a grid like this would </w:t>
      </w:r>
      <w:r>
        <w:lastRenderedPageBreak/>
        <w:t xml:space="preserve">be to display a list of model objects.  First </w:t>
      </w:r>
      <w:r w:rsidR="00AA3483">
        <w:t>let's</w:t>
      </w:r>
      <w:r>
        <w:t xml:space="preserve"> look at the </w:t>
      </w:r>
      <w:r w:rsidR="00523FC4">
        <w:t xml:space="preserve">action </w:t>
      </w:r>
      <w:r>
        <w:t xml:space="preserve">method which would send a list or </w:t>
      </w:r>
      <w:r w:rsidRPr="004962EE">
        <w:rPr>
          <w:rStyle w:val="CodeinText"/>
        </w:rPr>
        <w:t>IEnumerable&lt;</w:t>
      </w:r>
      <w:commentRangeStart w:id="10"/>
      <w:commentRangeStart w:id="11"/>
      <w:r w:rsidR="001039CC">
        <w:rPr>
          <w:rStyle w:val="CodeinText"/>
        </w:rPr>
        <w:t>Person</w:t>
      </w:r>
      <w:commentRangeEnd w:id="10"/>
      <w:r w:rsidR="001039CC">
        <w:commentReference w:id="10"/>
      </w:r>
      <w:commentRangeEnd w:id="11"/>
      <w:r w:rsidR="00523FC4">
        <w:commentReference w:id="11"/>
      </w:r>
      <w:r w:rsidRPr="004962EE">
        <w:rPr>
          <w:rStyle w:val="CodeinText"/>
        </w:rPr>
        <w:t>&gt;</w:t>
      </w:r>
      <w:r>
        <w:t xml:space="preserve"> to a view for rendering.</w:t>
      </w:r>
    </w:p>
    <w:p w:rsidR="004962EE" w:rsidRDefault="004962EE" w:rsidP="004962EE">
      <w:pPr>
        <w:pStyle w:val="Body"/>
      </w:pPr>
    </w:p>
    <w:p w:rsidR="004962EE" w:rsidRPr="004962EE" w:rsidRDefault="004962EE" w:rsidP="004962EE">
      <w:pPr>
        <w:pStyle w:val="CodeListingCaption"/>
      </w:pPr>
      <w:r>
        <w:t xml:space="preserve">Listing 5.1 The Action to render a list of </w:t>
      </w:r>
      <w:r w:rsidR="007D4B00" w:rsidRPr="007D4B00">
        <w:rPr>
          <w:rStyle w:val="CodeinText"/>
        </w:rPr>
        <w:t>Person</w:t>
      </w:r>
      <w:r w:rsidR="001039CC">
        <w:t xml:space="preserve"> </w:t>
      </w:r>
      <w:r>
        <w:t>objects</w:t>
      </w:r>
    </w:p>
    <w:p w:rsidR="008A3D2F" w:rsidRPr="008A3D2F" w:rsidRDefault="008A3D2F" w:rsidP="004962EE">
      <w:pPr>
        <w:pStyle w:val="Code"/>
      </w:pPr>
      <w:r w:rsidRPr="008A3D2F">
        <w:t>public ActionResult AutoColumns() {</w:t>
      </w:r>
      <w:r w:rsidR="0055669A">
        <w:tab/>
      </w:r>
      <w:r w:rsidR="0055669A">
        <w:tab/>
      </w:r>
      <w:r w:rsidR="0055669A">
        <w:tab/>
      </w:r>
      <w:r w:rsidR="0055669A">
        <w:tab/>
        <w:t>|</w:t>
      </w:r>
      <w:r w:rsidR="001039CC">
        <w:t>#A</w:t>
      </w:r>
    </w:p>
    <w:p w:rsidR="0055669A" w:rsidRDefault="008A3D2F" w:rsidP="004962EE">
      <w:pPr>
        <w:pStyle w:val="Code"/>
      </w:pPr>
      <w:r w:rsidRPr="008A3D2F">
        <w:tab/>
        <w:t>return View(_peopleFactory.CreatePeople());</w:t>
      </w:r>
      <w:r w:rsidR="0055669A">
        <w:tab/>
      </w:r>
      <w:r w:rsidR="0055669A">
        <w:tab/>
      </w:r>
      <w:r w:rsidR="0055669A">
        <w:tab/>
        <w:t>|</w:t>
      </w:r>
      <w:r w:rsidR="001039CC">
        <w:t>#A</w:t>
      </w:r>
    </w:p>
    <w:p w:rsidR="008A3D2F" w:rsidRDefault="008A3D2F" w:rsidP="004962EE">
      <w:pPr>
        <w:pStyle w:val="Code"/>
      </w:pPr>
      <w:r w:rsidRPr="008A3D2F">
        <w:t>}</w:t>
      </w:r>
    </w:p>
    <w:p w:rsidR="004962EE" w:rsidRDefault="001039CC" w:rsidP="0055669A">
      <w:pPr>
        <w:pStyle w:val="CodeAnnotation"/>
      </w:pPr>
      <w:r>
        <w:t>#A</w:t>
      </w:r>
      <w:r w:rsidR="004962EE">
        <w:t xml:space="preserve"> </w:t>
      </w:r>
      <w:r>
        <w:t xml:space="preserve">Passes </w:t>
      </w:r>
      <w:r w:rsidR="004962EE">
        <w:t>IEnumerable&lt;</w:t>
      </w:r>
      <w:r>
        <w:t>Person</w:t>
      </w:r>
      <w:r w:rsidR="004962EE">
        <w:t>&gt; to the view.</w:t>
      </w:r>
    </w:p>
    <w:p w:rsidR="004962EE" w:rsidRDefault="004962EE" w:rsidP="004962EE">
      <w:pPr>
        <w:pStyle w:val="Body"/>
      </w:pPr>
    </w:p>
    <w:p w:rsidR="004962EE" w:rsidRDefault="004962EE" w:rsidP="004962EE">
      <w:pPr>
        <w:pStyle w:val="Body"/>
      </w:pPr>
      <w:r>
        <w:t xml:space="preserve">Listing 5.1 shows the </w:t>
      </w:r>
      <w:r w:rsidR="001039CC">
        <w:t xml:space="preserve">action </w:t>
      </w:r>
      <w:r>
        <w:t xml:space="preserve">that will send a </w:t>
      </w:r>
      <w:r w:rsidR="007D4B00" w:rsidRPr="007D4B00">
        <w:rPr>
          <w:rStyle w:val="CodeinText"/>
        </w:rPr>
        <w:t>IEnumerable</w:t>
      </w:r>
      <w:r>
        <w:t xml:space="preserve"> model to the view for rendering.  This is a fairly common scenario.  This example ignore</w:t>
      </w:r>
      <w:r w:rsidR="001039CC">
        <w:t>s</w:t>
      </w:r>
      <w:r>
        <w:t xml:space="preserve"> more advanced features like paging. It would simply send every </w:t>
      </w:r>
      <w:r w:rsidR="007D4B00" w:rsidRPr="007D4B00">
        <w:rPr>
          <w:rStyle w:val="CodeinText"/>
        </w:rPr>
        <w:t>Person</w:t>
      </w:r>
      <w:r w:rsidR="001039CC">
        <w:t xml:space="preserve"> </w:t>
      </w:r>
      <w:r>
        <w:t>object in the application to the view for rendering. The next step is to use the MvcContrib Grid to see how easily we can get a table forma</w:t>
      </w:r>
      <w:r w:rsidR="009E7CF8">
        <w:t>t</w:t>
      </w:r>
      <w:r>
        <w:t xml:space="preserve">ted view of our </w:t>
      </w:r>
      <w:r w:rsidR="007D4B00" w:rsidRPr="007D4B00">
        <w:rPr>
          <w:rStyle w:val="CodeinText"/>
        </w:rPr>
        <w:t>Person</w:t>
      </w:r>
      <w:r w:rsidR="009E7CF8">
        <w:t xml:space="preserve"> </w:t>
      </w:r>
      <w:r>
        <w:t>objects.</w:t>
      </w:r>
      <w:r w:rsidR="00D34528">
        <w:t xml:space="preserve">   </w:t>
      </w:r>
    </w:p>
    <w:p w:rsidR="004962EE" w:rsidRDefault="004962EE" w:rsidP="004962EE">
      <w:pPr>
        <w:pStyle w:val="Body"/>
      </w:pPr>
    </w:p>
    <w:p w:rsidR="004962EE" w:rsidRPr="004962EE" w:rsidRDefault="004962EE" w:rsidP="004962EE">
      <w:pPr>
        <w:pStyle w:val="CodeListingCaption"/>
      </w:pPr>
      <w:r>
        <w:t>Listing 5.2 Rendering a table using the Grid AutoGenerateColumns</w:t>
      </w:r>
    </w:p>
    <w:p w:rsidR="007D4B00" w:rsidRDefault="0055669A" w:rsidP="007D4B00">
      <w:pPr>
        <w:pStyle w:val="Code"/>
      </w:pPr>
      <w:r w:rsidRPr="009E7CF8">
        <w:t>&lt;%= Html.Grid(Model).AutoGenerateColumns() %&gt;</w:t>
      </w:r>
      <w:r>
        <w:tab/>
      </w:r>
      <w:r>
        <w:tab/>
      </w:r>
      <w:r w:rsidR="009E7CF8">
        <w:t xml:space="preserve">         </w:t>
      </w:r>
      <w:r w:rsidR="001039CC">
        <w:t>#A</w:t>
      </w:r>
    </w:p>
    <w:p w:rsidR="001E3CEE" w:rsidRDefault="009E7CF8" w:rsidP="0055669A">
      <w:pPr>
        <w:pStyle w:val="CodeAnnotation"/>
      </w:pPr>
      <w:r>
        <w:t>#A</w:t>
      </w:r>
      <w:r w:rsidR="00D34528" w:rsidRPr="00D34528">
        <w:t xml:space="preserve"> </w:t>
      </w:r>
      <w:r w:rsidR="0055669A">
        <w:t>R</w:t>
      </w:r>
      <w:r w:rsidR="00D34528" w:rsidRPr="00D34528">
        <w:t xml:space="preserve">enders </w:t>
      </w:r>
      <w:r w:rsidR="0055669A">
        <w:t xml:space="preserve">a </w:t>
      </w:r>
      <w:r w:rsidR="00D34528" w:rsidRPr="00D34528">
        <w:t xml:space="preserve">table </w:t>
      </w:r>
      <w:r w:rsidR="0055669A">
        <w:t xml:space="preserve">from </w:t>
      </w:r>
      <w:r w:rsidR="00D34528" w:rsidRPr="00D34528">
        <w:t xml:space="preserve">the model. </w:t>
      </w:r>
    </w:p>
    <w:p w:rsidR="00D34528" w:rsidRDefault="00D34528" w:rsidP="00D34528">
      <w:pPr>
        <w:pStyle w:val="Body"/>
      </w:pPr>
    </w:p>
    <w:p w:rsidR="004A3A1A" w:rsidRDefault="004A3A1A" w:rsidP="00D34528">
      <w:pPr>
        <w:pStyle w:val="Body"/>
      </w:pPr>
      <w:commentRangeStart w:id="12"/>
      <w:r>
        <w:t xml:space="preserve">The </w:t>
      </w:r>
      <w:r w:rsidR="007D4B00" w:rsidRPr="007D4B00">
        <w:rPr>
          <w:rStyle w:val="CodeinText"/>
        </w:rPr>
        <w:t>AutoGenerateColumns</w:t>
      </w:r>
      <w:r>
        <w:t xml:space="preserve"> </w:t>
      </w:r>
      <w:r w:rsidR="009E7CF8">
        <w:t xml:space="preserve">method will automatically generate columns in the table based on the public properties of the </w:t>
      </w:r>
      <w:r w:rsidR="007D4B00" w:rsidRPr="007D4B00">
        <w:rPr>
          <w:rStyle w:val="CodeinText"/>
        </w:rPr>
        <w:t>Person</w:t>
      </w:r>
      <w:r w:rsidR="009E7CF8">
        <w:t xml:space="preserve"> object, as shown in Figure 5.1. However, this </w:t>
      </w:r>
      <w:r w:rsidR="00FC6985">
        <w:t xml:space="preserve">is </w:t>
      </w:r>
      <w:r w:rsidR="009E7CF8">
        <w:t xml:space="preserve">only </w:t>
      </w:r>
      <w:r w:rsidR="00FC6985">
        <w:t xml:space="preserve">useful in certain situations. You will see from Figure 5.1 that there are some columns for which the grid does not know how to render a value. </w:t>
      </w:r>
      <w:r w:rsidR="00523FC4">
        <w:t xml:space="preserve">The default behavior is to call </w:t>
      </w:r>
      <w:r w:rsidR="007D4B00" w:rsidRPr="007D4B00">
        <w:rPr>
          <w:rStyle w:val="CodeinText"/>
        </w:rPr>
        <w:t>ToString</w:t>
      </w:r>
      <w:r w:rsidR="00523FC4">
        <w:t xml:space="preserve"> on each property value. However, this is not particularly useful for complex types as this just displays the type name, as illustrated in Figure 5.1. Because of this, </w:t>
      </w:r>
      <w:r w:rsidR="007D4B00" w:rsidRPr="007D4B00">
        <w:rPr>
          <w:rStyle w:val="CodeinText"/>
        </w:rPr>
        <w:t>AutoGenerateColumns</w:t>
      </w:r>
      <w:r w:rsidR="00523FC4">
        <w:t xml:space="preserve"> is most useful if you're using a dedicated Presentation Model rather than a nested object hierarchy.  </w:t>
      </w:r>
      <w:commentRangeEnd w:id="12"/>
      <w:r w:rsidR="00523FC4">
        <w:commentReference w:id="12"/>
      </w:r>
    </w:p>
    <w:p w:rsidR="00D34528" w:rsidRDefault="00D34528" w:rsidP="00D34528">
      <w:commentRangeStart w:id="13"/>
      <w:r w:rsidRPr="00D34528">
        <w:rPr>
          <w:noProof/>
        </w:rPr>
        <w:lastRenderedPageBreak/>
        <w:drawing>
          <wp:inline distT="0" distB="0" distL="0" distR="0">
            <wp:extent cx="3492246" cy="428507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493546" cy="4286668"/>
                    </a:xfrm>
                    <a:prstGeom prst="rect">
                      <a:avLst/>
                    </a:prstGeom>
                    <a:noFill/>
                    <a:ln w="9525">
                      <a:noFill/>
                      <a:miter lim="800000"/>
                      <a:headEnd/>
                      <a:tailEnd/>
                    </a:ln>
                  </pic:spPr>
                </pic:pic>
              </a:graphicData>
            </a:graphic>
          </wp:inline>
        </w:drawing>
      </w:r>
      <w:commentRangeEnd w:id="13"/>
      <w:r w:rsidR="00FC6985">
        <w:commentReference w:id="13"/>
      </w:r>
    </w:p>
    <w:p w:rsidR="004A3A1A" w:rsidRDefault="004A3A1A" w:rsidP="004A3A1A">
      <w:pPr>
        <w:pStyle w:val="FigureCaption"/>
      </w:pPr>
      <w:r>
        <w:t>Figure 5.1 - The view of a Grid.AutoGenerateColumns</w:t>
      </w:r>
    </w:p>
    <w:p w:rsidR="00737C9B" w:rsidRPr="00737C9B" w:rsidRDefault="00737C9B" w:rsidP="00737C9B">
      <w:pPr>
        <w:pStyle w:val="Head1"/>
      </w:pPr>
      <w:r>
        <w:t xml:space="preserve">5.2 The MvcContrib Grid </w:t>
      </w:r>
      <w:commentRangeStart w:id="14"/>
      <w:r>
        <w:t xml:space="preserve">advanced </w:t>
      </w:r>
      <w:commentRangeEnd w:id="14"/>
      <w:r w:rsidR="009E7CF8">
        <w:rPr>
          <w:rFonts w:ascii="Verdana" w:hAnsi="Verdana"/>
          <w:b w:val="0"/>
          <w:i w:val="0"/>
          <w:color w:val="000000"/>
          <w:sz w:val="16"/>
        </w:rPr>
        <w:commentReference w:id="14"/>
      </w:r>
      <w:r>
        <w:t>usage</w:t>
      </w:r>
    </w:p>
    <w:p w:rsidR="00D34528" w:rsidRDefault="00737C9B" w:rsidP="00D34528">
      <w:pPr>
        <w:pStyle w:val="Body"/>
      </w:pPr>
      <w:r>
        <w:t xml:space="preserve">While the previous example of the MvcContrib Grid seemed to just work magically with a single line of view code, it has some pretty strong </w:t>
      </w:r>
      <w:r w:rsidR="005A3535">
        <w:t>opinions</w:t>
      </w:r>
      <w:r>
        <w:t xml:space="preserve"> about how it is going to render a model.  </w:t>
      </w:r>
      <w:r w:rsidR="005A3535">
        <w:t xml:space="preserve">For example, </w:t>
      </w:r>
      <w:r w:rsidR="00523FC4">
        <w:t xml:space="preserve">it assumes that all public properties should be rendered as columns (unless they are decorated with the </w:t>
      </w:r>
      <w:commentRangeStart w:id="15"/>
      <w:r w:rsidR="007D4B00" w:rsidRPr="007D4B00">
        <w:rPr>
          <w:rStyle w:val="CodeinText"/>
        </w:rPr>
        <w:t>ScaffoldColumn</w:t>
      </w:r>
      <w:r w:rsidR="00523FC4">
        <w:t xml:space="preserve"> </w:t>
      </w:r>
      <w:commentRangeEnd w:id="15"/>
      <w:r w:rsidR="009B307B">
        <w:commentReference w:id="15"/>
      </w:r>
      <w:r w:rsidR="00523FC4">
        <w:t>attribute).</w:t>
      </w:r>
      <w:r w:rsidR="005A3535">
        <w:t xml:space="preserve"> </w:t>
      </w:r>
      <w:r>
        <w:t xml:space="preserve">If you do not like </w:t>
      </w:r>
      <w:r w:rsidR="00523FC4">
        <w:t>this behavior then</w:t>
      </w:r>
      <w:r>
        <w:t xml:space="preserve"> you do have some more options</w:t>
      </w:r>
      <w:r w:rsidR="00523FC4">
        <w:t>—</w:t>
      </w:r>
      <w:r>
        <w:t xml:space="preserve">this is where the power of the Grid really comes into play.  </w:t>
      </w:r>
      <w:r w:rsidR="009B307B">
        <w:t>Listing</w:t>
      </w:r>
      <w:commentRangeStart w:id="16"/>
      <w:r w:rsidR="009B307B">
        <w:t xml:space="preserve"> 5.3 </w:t>
      </w:r>
      <w:commentRangeEnd w:id="16"/>
      <w:r w:rsidR="009B307B">
        <w:commentReference w:id="16"/>
      </w:r>
      <w:r w:rsidR="009B307B">
        <w:t>shows how you can use the grid to customize the output for individual columns.</w:t>
      </w:r>
      <w:r>
        <w:t xml:space="preserve">  </w:t>
      </w:r>
    </w:p>
    <w:p w:rsidR="00D34528" w:rsidRDefault="00737C9B" w:rsidP="00737C9B">
      <w:pPr>
        <w:pStyle w:val="CodeListingCaption"/>
      </w:pPr>
      <w:r>
        <w:t>Listing 5.3 The MvcContrib Grid with more control</w:t>
      </w:r>
    </w:p>
    <w:p w:rsidR="0055669A" w:rsidRPr="0055669A" w:rsidRDefault="0055669A" w:rsidP="0055669A">
      <w:pPr>
        <w:pStyle w:val="Code"/>
      </w:pPr>
      <w:r w:rsidRPr="0055669A">
        <w:t>&lt;%= Html.Grid(M</w:t>
      </w:r>
      <w:r>
        <w:t>odel).Columns(column =&gt; {</w:t>
      </w:r>
      <w:r>
        <w:tab/>
      </w:r>
      <w:r>
        <w:tab/>
      </w:r>
      <w:r>
        <w:tab/>
      </w:r>
      <w:r>
        <w:tab/>
        <w:t xml:space="preserve"> </w:t>
      </w:r>
      <w:r w:rsidR="009E5154">
        <w:t>#A</w:t>
      </w:r>
    </w:p>
    <w:p w:rsidR="0055669A" w:rsidRPr="0055669A" w:rsidRDefault="0055669A" w:rsidP="0055669A">
      <w:pPr>
        <w:pStyle w:val="Code"/>
      </w:pPr>
      <w:r w:rsidRPr="0055669A">
        <w:tab/>
        <w:t xml:space="preserve">column.For(x =&gt; </w:t>
      </w:r>
      <w:r>
        <w:t xml:space="preserve">x.Id).Named("Person ID"); </w:t>
      </w:r>
      <w:r>
        <w:tab/>
      </w:r>
      <w:r>
        <w:tab/>
      </w:r>
      <w:r>
        <w:tab/>
        <w:t xml:space="preserve"> </w:t>
      </w:r>
      <w:r w:rsidR="009E5154">
        <w:t>#B</w:t>
      </w:r>
    </w:p>
    <w:p w:rsidR="0055669A" w:rsidRPr="0055669A" w:rsidRDefault="0055669A" w:rsidP="0055669A">
      <w:pPr>
        <w:pStyle w:val="Code"/>
      </w:pPr>
      <w:r w:rsidRPr="0055669A">
        <w:lastRenderedPageBreak/>
        <w:tab/>
      </w:r>
      <w:r>
        <w:t>column.For(x =&gt; x.Name);</w:t>
      </w:r>
      <w:r>
        <w:tab/>
      </w:r>
      <w:r>
        <w:tab/>
      </w:r>
      <w:r>
        <w:tab/>
      </w:r>
      <w:r>
        <w:tab/>
      </w:r>
      <w:r>
        <w:tab/>
        <w:t xml:space="preserve"> </w:t>
      </w:r>
      <w:r w:rsidR="009E5154">
        <w:t>|#C</w:t>
      </w:r>
    </w:p>
    <w:p w:rsidR="0055669A" w:rsidRPr="0055669A" w:rsidRDefault="0055669A" w:rsidP="0055669A">
      <w:pPr>
        <w:pStyle w:val="Code"/>
      </w:pPr>
      <w:r w:rsidRPr="0055669A">
        <w:tab/>
        <w:t>column.For(x =&gt; x.Gender);</w:t>
      </w:r>
      <w:r w:rsidRPr="0055669A">
        <w:tab/>
      </w:r>
      <w:r w:rsidRPr="0055669A">
        <w:tab/>
      </w:r>
      <w:r w:rsidRPr="0055669A">
        <w:tab/>
      </w:r>
      <w:r w:rsidRPr="0055669A">
        <w:tab/>
      </w:r>
      <w:r w:rsidRPr="0055669A">
        <w:tab/>
      </w:r>
      <w:r>
        <w:t xml:space="preserve"> </w:t>
      </w:r>
      <w:r w:rsidR="009E5154">
        <w:t>|#C</w:t>
      </w:r>
    </w:p>
    <w:p w:rsidR="0055669A" w:rsidRPr="0055669A" w:rsidRDefault="0055669A" w:rsidP="0055669A">
      <w:pPr>
        <w:pStyle w:val="Code"/>
      </w:pPr>
      <w:r w:rsidRPr="0055669A">
        <w:tab/>
        <w:t>column.For(x =&gt; x.Da</w:t>
      </w:r>
      <w:r>
        <w:t>teOfBirth).Format("{0:d}");</w:t>
      </w:r>
      <w:r>
        <w:tab/>
      </w:r>
      <w:r>
        <w:tab/>
        <w:t xml:space="preserve"> </w:t>
      </w:r>
      <w:r w:rsidR="009E5154">
        <w:t>#D</w:t>
      </w:r>
    </w:p>
    <w:p w:rsidR="0055669A" w:rsidRPr="0055669A" w:rsidRDefault="0055669A" w:rsidP="0055669A">
      <w:pPr>
        <w:pStyle w:val="Code"/>
      </w:pPr>
      <w:r w:rsidRPr="0055669A">
        <w:tab/>
        <w:t>column.For(x =&gt; Html.ActionLink</w:t>
      </w:r>
      <w:r>
        <w:t xml:space="preserve">("View Person", "Show",       </w:t>
      </w:r>
      <w:r w:rsidR="009E5154">
        <w:t>|#E</w:t>
      </w:r>
    </w:p>
    <w:p w:rsidR="0055669A" w:rsidRPr="0055669A" w:rsidRDefault="0055669A" w:rsidP="0055669A">
      <w:pPr>
        <w:pStyle w:val="Code"/>
      </w:pPr>
      <w:r w:rsidRPr="0055669A">
        <w:tab/>
      </w:r>
      <w:r w:rsidRPr="0055669A">
        <w:tab/>
      </w:r>
      <w:r w:rsidRPr="0055669A">
        <w:tab/>
        <w:t>new { id</w:t>
      </w:r>
      <w:r>
        <w:t xml:space="preserve"> =   x.Id})).DoNotEncode();</w:t>
      </w:r>
      <w:r>
        <w:tab/>
      </w:r>
      <w:r>
        <w:tab/>
        <w:t xml:space="preserve"> </w:t>
      </w:r>
      <w:r w:rsidR="009E5154">
        <w:t>|#E</w:t>
      </w:r>
    </w:p>
    <w:p w:rsidR="0055669A" w:rsidRDefault="0055669A" w:rsidP="0055669A">
      <w:pPr>
        <w:pStyle w:val="Code"/>
      </w:pPr>
      <w:r w:rsidRPr="0055669A">
        <w:t xml:space="preserve">}) %&gt;   </w:t>
      </w:r>
    </w:p>
    <w:p w:rsidR="00737C9B" w:rsidRDefault="009E5154" w:rsidP="0055669A">
      <w:pPr>
        <w:pStyle w:val="CodeAnnotation"/>
      </w:pPr>
      <w:r>
        <w:t>#A Specifies individual columns</w:t>
      </w:r>
    </w:p>
    <w:p w:rsidR="00737C9B" w:rsidRDefault="009E5154" w:rsidP="0055669A">
      <w:pPr>
        <w:pStyle w:val="CodeAnnotation"/>
      </w:pPr>
      <w:r>
        <w:t>#B</w:t>
      </w:r>
      <w:r w:rsidR="00D65999">
        <w:t xml:space="preserve"> </w:t>
      </w:r>
      <w:r>
        <w:t>Overrides column name</w:t>
      </w:r>
    </w:p>
    <w:p w:rsidR="00737C9B" w:rsidRDefault="009E5154" w:rsidP="0055669A">
      <w:pPr>
        <w:pStyle w:val="CodeAnnotation"/>
      </w:pPr>
      <w:r>
        <w:t>#C</w:t>
      </w:r>
      <w:r w:rsidR="00737C9B">
        <w:t xml:space="preserve"> </w:t>
      </w:r>
      <w:r>
        <w:t>Rendered using default conventions</w:t>
      </w:r>
    </w:p>
    <w:p w:rsidR="00737C9B" w:rsidRDefault="009E5154" w:rsidP="0055669A">
      <w:pPr>
        <w:pStyle w:val="CodeAnnotation"/>
      </w:pPr>
      <w:r>
        <w:t>#D</w:t>
      </w:r>
      <w:r w:rsidR="00737C9B">
        <w:t xml:space="preserve"> </w:t>
      </w:r>
      <w:r>
        <w:t>Specifies custom output format</w:t>
      </w:r>
    </w:p>
    <w:p w:rsidR="00737C9B" w:rsidRDefault="009E5154" w:rsidP="0055669A">
      <w:pPr>
        <w:pStyle w:val="CodeAnnotation"/>
      </w:pPr>
      <w:r>
        <w:t>#E Defines a custom column</w:t>
      </w:r>
    </w:p>
    <w:p w:rsidR="00D65999" w:rsidRDefault="00D65999" w:rsidP="00D65999">
      <w:pPr>
        <w:pStyle w:val="Body"/>
      </w:pPr>
    </w:p>
    <w:p w:rsidR="00AA3483" w:rsidRDefault="00D65999" w:rsidP="00AA3483">
      <w:pPr>
        <w:pStyle w:val="Body1"/>
      </w:pPr>
      <w:r>
        <w:t xml:space="preserve">The MvcContrib Grid created using the view code from Listing 5.3 will render nicely in a table </w:t>
      </w:r>
      <w:r w:rsidR="009E5154">
        <w:t xml:space="preserve">as shown </w:t>
      </w:r>
      <w:r w:rsidR="00AA3483">
        <w:t>in Figure 5.2.</w:t>
      </w:r>
      <w:r>
        <w:t xml:space="preserve">  </w:t>
      </w:r>
    </w:p>
    <w:p w:rsidR="007D4B00" w:rsidRDefault="00D65999" w:rsidP="007D4B00">
      <w:pPr>
        <w:pStyle w:val="Body"/>
        <w:rPr>
          <w:rStyle w:val="CodeinText"/>
        </w:rPr>
      </w:pPr>
      <w:r>
        <w:t xml:space="preserve">The main reason to </w:t>
      </w:r>
      <w:r w:rsidR="009E5154">
        <w:t xml:space="preserve">explicitly </w:t>
      </w:r>
      <w:r>
        <w:t xml:space="preserve">specify the columns for the </w:t>
      </w:r>
      <w:r w:rsidR="00A92C72">
        <w:t xml:space="preserve">grid </w:t>
      </w:r>
      <w:r>
        <w:t xml:space="preserve">is </w:t>
      </w:r>
      <w:r w:rsidR="009E5154">
        <w:t xml:space="preserve">to be able to customize the output of various columns (for example, by </w:t>
      </w:r>
      <w:r>
        <w:t xml:space="preserve">using </w:t>
      </w:r>
      <w:r w:rsidR="00A92C72">
        <w:t xml:space="preserve">a custom string format </w:t>
      </w:r>
      <w:r>
        <w:t>or to add additional columns to the table</w:t>
      </w:r>
      <w:r w:rsidR="00A92C72">
        <w:t>)</w:t>
      </w:r>
      <w:r>
        <w:t xml:space="preserve">.  The syntax for defining the </w:t>
      </w:r>
      <w:r w:rsidR="00A92C72">
        <w:t xml:space="preserve">grid </w:t>
      </w:r>
      <w:r>
        <w:t>may look odd at first</w:t>
      </w:r>
      <w:r w:rsidR="009E5154">
        <w:t>—</w:t>
      </w:r>
      <w:r>
        <w:t>it uses some of the newer features of the C# language</w:t>
      </w:r>
      <w:r w:rsidR="009E5154">
        <w:t xml:space="preserve">. For example, lambda </w:t>
      </w:r>
      <w:commentRangeStart w:id="17"/>
      <w:r w:rsidR="009E5154">
        <w:t xml:space="preserve">expressions are used to specify which properties should be rendered as columns in the table. </w:t>
      </w:r>
      <w:commentRangeEnd w:id="17"/>
      <w:r w:rsidR="009E5154">
        <w:commentReference w:id="17"/>
      </w:r>
      <w:r w:rsidRPr="00D65999">
        <w:rPr>
          <w:rStyle w:val="CodeinText"/>
          <w:rFonts w:ascii="Verdana" w:hAnsi="Verdana"/>
          <w:color w:val="000000"/>
          <w:sz w:val="16"/>
        </w:rPr>
        <w:t>By using this syntax, when you change the name of a property using a refactoring tool, the property gets changed in your view code.  This eliminates the runtime errors that you would see when using magic strings and late binding to configure how to pull property values out of your model a</w:t>
      </w:r>
      <w:r>
        <w:rPr>
          <w:rStyle w:val="CodeinText"/>
          <w:rFonts w:ascii="Verdana" w:hAnsi="Verdana"/>
          <w:color w:val="000000"/>
          <w:sz w:val="16"/>
        </w:rPr>
        <w:t xml:space="preserve">nd render them into a table.  </w:t>
      </w:r>
    </w:p>
    <w:p w:rsidR="007D4B00" w:rsidRDefault="00D65999" w:rsidP="007D4B00">
      <w:pPr>
        <w:pStyle w:val="Body"/>
      </w:pPr>
      <w:r w:rsidRPr="00A92C72">
        <w:rPr>
          <w:rStyle w:val="CodeinText"/>
          <w:rFonts w:ascii="Verdana" w:hAnsi="Verdana"/>
          <w:color w:val="000000"/>
          <w:sz w:val="16"/>
        </w:rPr>
        <w:t>While the MvcContrib was one of the</w:t>
      </w:r>
      <w:r w:rsidR="00AA3483" w:rsidRPr="00A92C72">
        <w:rPr>
          <w:rStyle w:val="CodeinText"/>
          <w:rFonts w:ascii="Verdana" w:hAnsi="Verdana"/>
          <w:color w:val="000000"/>
          <w:sz w:val="16"/>
        </w:rPr>
        <w:t xml:space="preserve"> first components to use this method of configuration this style has caught on.  The Grid was created and is currently maintained by Jeremy Skinner, a committer </w:t>
      </w:r>
      <w:r w:rsidR="00A92C72" w:rsidRPr="00A92C72">
        <w:rPr>
          <w:rStyle w:val="CodeinText"/>
          <w:rFonts w:ascii="Verdana" w:hAnsi="Verdana"/>
          <w:color w:val="000000"/>
          <w:sz w:val="16"/>
        </w:rPr>
        <w:t xml:space="preserve">on </w:t>
      </w:r>
      <w:r w:rsidR="00AA3483" w:rsidRPr="00A92C72">
        <w:rPr>
          <w:rStyle w:val="CodeinText"/>
          <w:rFonts w:ascii="Verdana" w:hAnsi="Verdana"/>
          <w:color w:val="000000"/>
          <w:sz w:val="16"/>
        </w:rPr>
        <w:t xml:space="preserve">the MvcContrib project. </w:t>
      </w:r>
      <w:r w:rsidR="00A92C72" w:rsidRPr="00A92C72">
        <w:commentReference w:id="18"/>
      </w:r>
      <w:r w:rsidR="00AA3483" w:rsidRPr="00A92C72">
        <w:rPr>
          <w:rStyle w:val="CodeinText"/>
          <w:rFonts w:ascii="Verdana" w:hAnsi="Verdana"/>
          <w:color w:val="000000"/>
          <w:sz w:val="16"/>
        </w:rPr>
        <w:t>For more information about the Grid, go to the MvcContrib project at http://www.MvcContrib.org and see more information and blog</w:t>
      </w:r>
      <w:r w:rsidR="00A92C72" w:rsidRPr="00A92C72">
        <w:rPr>
          <w:rStyle w:val="CodeinText"/>
          <w:rFonts w:ascii="Verdana" w:hAnsi="Verdana"/>
          <w:color w:val="000000"/>
          <w:sz w:val="16"/>
        </w:rPr>
        <w:t xml:space="preserve"> post</w:t>
      </w:r>
      <w:r w:rsidR="00AA3483" w:rsidRPr="00A92C72">
        <w:rPr>
          <w:rStyle w:val="CodeinText"/>
          <w:rFonts w:ascii="Verdana" w:hAnsi="Verdana"/>
          <w:color w:val="000000"/>
          <w:sz w:val="16"/>
        </w:rPr>
        <w:t xml:space="preserve">s from the creator of the </w:t>
      </w:r>
      <w:r w:rsidR="00A92C72" w:rsidRPr="00A92C72">
        <w:rPr>
          <w:rStyle w:val="CodeinText"/>
          <w:rFonts w:ascii="Verdana" w:hAnsi="Verdana"/>
          <w:color w:val="000000"/>
          <w:sz w:val="16"/>
        </w:rPr>
        <w:t xml:space="preserve">grid </w:t>
      </w:r>
      <w:r w:rsidR="00AA3483" w:rsidRPr="00A92C72">
        <w:rPr>
          <w:rStyle w:val="CodeinText"/>
          <w:rFonts w:ascii="Verdana" w:hAnsi="Verdana"/>
          <w:color w:val="000000"/>
          <w:sz w:val="16"/>
        </w:rPr>
        <w:t xml:space="preserve">at http://www.jeremyskinner.co.uk. There are a large number of </w:t>
      </w:r>
      <w:r w:rsidR="00A92C72" w:rsidRPr="00A92C72">
        <w:rPr>
          <w:rStyle w:val="CodeinText"/>
          <w:rFonts w:ascii="Verdana" w:hAnsi="Verdana"/>
          <w:color w:val="000000"/>
          <w:sz w:val="16"/>
        </w:rPr>
        <w:t xml:space="preserve">additional </w:t>
      </w:r>
      <w:r w:rsidR="00AA3483" w:rsidRPr="00A92C72">
        <w:rPr>
          <w:rStyle w:val="CodeinText"/>
          <w:rFonts w:ascii="Verdana" w:hAnsi="Verdana"/>
          <w:color w:val="000000"/>
          <w:sz w:val="16"/>
        </w:rPr>
        <w:t xml:space="preserve">features </w:t>
      </w:r>
      <w:r w:rsidR="00A92C72" w:rsidRPr="00A92C72">
        <w:rPr>
          <w:rStyle w:val="CodeinText"/>
          <w:rFonts w:ascii="Verdana" w:hAnsi="Verdana"/>
          <w:color w:val="000000"/>
          <w:sz w:val="16"/>
        </w:rPr>
        <w:t xml:space="preserve">built in </w:t>
      </w:r>
      <w:r w:rsidR="00AA3483" w:rsidRPr="00A92C72">
        <w:rPr>
          <w:rStyle w:val="CodeinText"/>
          <w:rFonts w:ascii="Verdana" w:hAnsi="Verdana"/>
          <w:color w:val="000000"/>
          <w:sz w:val="16"/>
        </w:rPr>
        <w:t xml:space="preserve">to the </w:t>
      </w:r>
      <w:r w:rsidR="00A92C72" w:rsidRPr="00A92C72">
        <w:rPr>
          <w:rStyle w:val="CodeinText"/>
          <w:rFonts w:ascii="Verdana" w:hAnsi="Verdana"/>
          <w:color w:val="000000"/>
          <w:sz w:val="16"/>
        </w:rPr>
        <w:t xml:space="preserve">grid </w:t>
      </w:r>
      <w:r w:rsidR="00AA3483" w:rsidRPr="00A92C72">
        <w:rPr>
          <w:rStyle w:val="CodeinText"/>
          <w:rFonts w:ascii="Verdana" w:hAnsi="Verdana"/>
          <w:color w:val="000000"/>
          <w:sz w:val="16"/>
        </w:rPr>
        <w:t>that we cannot cover in this chapter.  The MvcContrib project has a number of samples which walk through the</w:t>
      </w:r>
      <w:r w:rsidR="003612F0" w:rsidRPr="00A92C72">
        <w:rPr>
          <w:rStyle w:val="CodeinText"/>
          <w:rFonts w:ascii="Verdana" w:hAnsi="Verdana"/>
          <w:color w:val="000000"/>
          <w:sz w:val="16"/>
        </w:rPr>
        <w:t xml:space="preserve"> extensive options for using the Grid.  </w:t>
      </w:r>
      <w:r w:rsidR="00AA3483" w:rsidRPr="00A92C72">
        <w:rPr>
          <w:rStyle w:val="CodeinText"/>
          <w:rFonts w:ascii="Verdana" w:hAnsi="Verdana"/>
          <w:color w:val="000000"/>
          <w:sz w:val="16"/>
        </w:rPr>
        <w:t xml:space="preserve"> </w:t>
      </w:r>
    </w:p>
    <w:p w:rsidR="00DF7903" w:rsidRDefault="00DF7903" w:rsidP="00D65999">
      <w:pPr>
        <w:pStyle w:val="Body1"/>
        <w:rPr>
          <w:highlight w:val="yellow"/>
        </w:rPr>
      </w:pPr>
    </w:p>
    <w:p w:rsidR="00737C9B" w:rsidRDefault="00737C9B" w:rsidP="001E3CEE">
      <w:pPr>
        <w:rPr>
          <w:highlight w:val="yellow"/>
        </w:rPr>
      </w:pPr>
      <w:commentRangeStart w:id="19"/>
      <w:commentRangeStart w:id="20"/>
      <w:commentRangeStart w:id="21"/>
      <w:commentRangeStart w:id="22"/>
      <w:r w:rsidRPr="00737C9B">
        <w:rPr>
          <w:noProof/>
        </w:rPr>
        <w:lastRenderedPageBreak/>
        <w:drawing>
          <wp:inline distT="0" distB="0" distL="0" distR="0">
            <wp:extent cx="4046982" cy="496575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048167" cy="4967205"/>
                    </a:xfrm>
                    <a:prstGeom prst="rect">
                      <a:avLst/>
                    </a:prstGeom>
                    <a:noFill/>
                    <a:ln w="9525">
                      <a:noFill/>
                      <a:miter lim="800000"/>
                      <a:headEnd/>
                      <a:tailEnd/>
                    </a:ln>
                  </pic:spPr>
                </pic:pic>
              </a:graphicData>
            </a:graphic>
          </wp:inline>
        </w:drawing>
      </w:r>
      <w:commentRangeEnd w:id="19"/>
      <w:commentRangeEnd w:id="20"/>
      <w:commentRangeEnd w:id="21"/>
      <w:r w:rsidR="009B307B">
        <w:commentReference w:id="19"/>
      </w:r>
      <w:r w:rsidR="003612F0">
        <w:commentReference w:id="20"/>
      </w:r>
      <w:r w:rsidR="004B5158">
        <w:rPr>
          <w:rStyle w:val="CommentReference"/>
          <w:vanish/>
        </w:rPr>
        <w:commentReference w:id="21"/>
      </w:r>
      <w:commentRangeEnd w:id="22"/>
      <w:r w:rsidR="009B307B">
        <w:commentReference w:id="22"/>
      </w:r>
    </w:p>
    <w:p w:rsidR="00AA3483" w:rsidRDefault="00AA3483" w:rsidP="00AA3483">
      <w:pPr>
        <w:pStyle w:val="FigureCaption"/>
        <w:rPr>
          <w:rStyle w:val="CodeinText"/>
        </w:rPr>
      </w:pPr>
      <w:r w:rsidRPr="00AA3483">
        <w:rPr>
          <w:rStyle w:val="CodeinText"/>
          <w:rFonts w:ascii="Arial" w:hAnsi="Arial"/>
          <w:color w:val="960000"/>
          <w:sz w:val="16"/>
        </w:rPr>
        <w:t xml:space="preserve">Figure 5.2 The MvcContrib Grid rendered using Column configuration </w:t>
      </w:r>
      <w:r w:rsidRPr="00AA3483">
        <w:rPr>
          <w:rStyle w:val="CodeinText"/>
        </w:rPr>
        <w:t xml:space="preserve">  </w:t>
      </w:r>
    </w:p>
    <w:p w:rsidR="000E73C6" w:rsidDel="006C09DD" w:rsidRDefault="000E73C6" w:rsidP="000E73C6">
      <w:pPr>
        <w:pStyle w:val="Head1"/>
        <w:rPr>
          <w:del w:id="23" w:author="User" w:date="2010-04-08T23:06:00Z"/>
        </w:rPr>
      </w:pPr>
      <w:commentRangeStart w:id="24"/>
      <w:commentRangeStart w:id="25"/>
      <w:del w:id="26" w:author="User" w:date="2010-04-08T23:06:00Z">
        <w:r w:rsidDel="006C09DD">
          <w:delText xml:space="preserve">5.3 Understanding the </w:delText>
        </w:r>
        <w:r w:rsidR="00E735B0" w:rsidDel="006C09DD">
          <w:delText>p</w:delText>
        </w:r>
        <w:r w:rsidDel="006C09DD">
          <w:delText xml:space="preserve">ortable </w:delText>
        </w:r>
        <w:r w:rsidR="00E735B0" w:rsidDel="006C09DD">
          <w:delText>a</w:delText>
        </w:r>
        <w:r w:rsidDel="006C09DD">
          <w:delText>rea</w:delText>
        </w:r>
        <w:commentRangeEnd w:id="24"/>
        <w:r w:rsidR="00570BF2" w:rsidDel="006C09DD">
          <w:rPr>
            <w:rFonts w:ascii="Verdana" w:hAnsi="Verdana"/>
            <w:b w:val="0"/>
            <w:i w:val="0"/>
            <w:color w:val="000000"/>
            <w:sz w:val="16"/>
          </w:rPr>
          <w:commentReference w:id="24"/>
        </w:r>
        <w:commentRangeEnd w:id="25"/>
        <w:r w:rsidR="001D05C2" w:rsidDel="006C09DD">
          <w:rPr>
            <w:rStyle w:val="CommentReference"/>
            <w:rFonts w:ascii="Verdana" w:hAnsi="Verdana"/>
            <w:b w:val="0"/>
            <w:i w:val="0"/>
            <w:vanish/>
            <w:color w:val="000000"/>
          </w:rPr>
          <w:commentReference w:id="25"/>
        </w:r>
      </w:del>
    </w:p>
    <w:p w:rsidR="00E80A7D" w:rsidDel="006C09DD" w:rsidRDefault="000E73C6" w:rsidP="000E73C6">
      <w:pPr>
        <w:pStyle w:val="Body1"/>
        <w:rPr>
          <w:del w:id="27" w:author="User" w:date="2010-04-08T23:06:00Z"/>
        </w:rPr>
      </w:pPr>
      <w:del w:id="28" w:author="User" w:date="2010-04-08T23:06:00Z">
        <w:r w:rsidRPr="000E73C6" w:rsidDel="006C09DD">
          <w:delText xml:space="preserve">The </w:delText>
        </w:r>
        <w:r w:rsidR="00E735B0" w:rsidDel="006C09DD">
          <w:delText>p</w:delText>
        </w:r>
        <w:r w:rsidRPr="000E73C6" w:rsidDel="006C09DD">
          <w:delText xml:space="preserve">ortable </w:delText>
        </w:r>
        <w:r w:rsidR="00E735B0" w:rsidDel="006C09DD">
          <w:delText>ar</w:delText>
        </w:r>
        <w:r w:rsidRPr="000E73C6" w:rsidDel="006C09DD">
          <w:delText xml:space="preserve">ea </w:delText>
        </w:r>
        <w:r w:rsidDel="006C09DD">
          <w:delText xml:space="preserve">is a concept that comes from the MvcContrib project.  As the name describes it, it is a native MVC 2 </w:delText>
        </w:r>
        <w:r w:rsidR="00E735B0" w:rsidDel="006C09DD">
          <w:delText>area</w:delText>
        </w:r>
        <w:r w:rsidDel="006C09DD">
          <w:delText xml:space="preserve"> packaged up in a way that is easier to distribute and consume than an </w:delText>
        </w:r>
        <w:r w:rsidR="00E735B0" w:rsidDel="006C09DD">
          <w:delText>area</w:delText>
        </w:r>
        <w:r w:rsidDel="006C09DD">
          <w:delText xml:space="preserve"> built with the out of the box MVC 2 support.  That is a pretty broad statement so let's first look at what is in an </w:delText>
        </w:r>
        <w:r w:rsidR="00E735B0" w:rsidDel="006C09DD">
          <w:delText>area</w:delText>
        </w:r>
        <w:r w:rsidDel="006C09DD">
          <w:delText xml:space="preserve"> and then cover which pieces may need to be made portable.</w:delText>
        </w:r>
        <w:r w:rsidR="00CA088E" w:rsidDel="006C09DD">
          <w:delText xml:space="preserve">  </w:delText>
        </w:r>
      </w:del>
    </w:p>
    <w:p w:rsidR="007D4B00" w:rsidDel="006C09DD" w:rsidRDefault="00CA088E" w:rsidP="007D4B00">
      <w:pPr>
        <w:pStyle w:val="Body"/>
        <w:rPr>
          <w:del w:id="29" w:author="User" w:date="2010-04-08T23:06:00Z"/>
        </w:rPr>
      </w:pPr>
      <w:del w:id="30" w:author="User" w:date="2010-04-08T23:06:00Z">
        <w:r w:rsidDel="006C09DD">
          <w:delText xml:space="preserve">Areas are a subset of an MVC application that </w:delText>
        </w:r>
        <w:r w:rsidR="00130C0F" w:rsidDel="006C09DD">
          <w:delText xml:space="preserve">are </w:delText>
        </w:r>
        <w:r w:rsidDel="006C09DD">
          <w:delText xml:space="preserve">separated in a way that </w:delText>
        </w:r>
        <w:r w:rsidR="00130C0F" w:rsidDel="006C09DD">
          <w:delText>gives them</w:delText>
        </w:r>
        <w:r w:rsidDel="006C09DD">
          <w:delText xml:space="preserve"> some physical distance from other groups of functionality in an MVC application.  This means that an </w:delText>
        </w:r>
        <w:r w:rsidR="00E735B0" w:rsidDel="006C09DD">
          <w:delText>area</w:delText>
        </w:r>
        <w:r w:rsidDel="006C09DD">
          <w:delText xml:space="preserve"> will have one or more </w:delText>
        </w:r>
        <w:r w:rsidR="00130C0F" w:rsidDel="006C09DD">
          <w:delText>routes</w:delText>
        </w:r>
        <w:r w:rsidDel="006C09DD">
          <w:delText xml:space="preserve">, </w:delText>
        </w:r>
        <w:r w:rsidR="00130C0F" w:rsidDel="006C09DD">
          <w:delText>controllers</w:delText>
        </w:r>
        <w:r w:rsidDel="006C09DD">
          <w:delText xml:space="preserve">, </w:delText>
        </w:r>
        <w:r w:rsidR="00130C0F" w:rsidDel="006C09DD">
          <w:delText>actions</w:delText>
        </w:r>
        <w:r w:rsidDel="006C09DD">
          <w:delText xml:space="preserve">, </w:delText>
        </w:r>
        <w:r w:rsidR="00130C0F" w:rsidDel="006C09DD">
          <w:delText>views</w:delText>
        </w:r>
        <w:r w:rsidDel="006C09DD">
          <w:delText xml:space="preserve">, </w:delText>
        </w:r>
        <w:r w:rsidR="00130C0F" w:rsidDel="006C09DD">
          <w:delText>p</w:delText>
        </w:r>
        <w:r w:rsidDel="006C09DD">
          <w:delText xml:space="preserve">artial </w:delText>
        </w:r>
        <w:r w:rsidR="00130C0F" w:rsidDel="006C09DD">
          <w:delText>views</w:delText>
        </w:r>
        <w:r w:rsidDel="006C09DD">
          <w:delText xml:space="preserve">, </w:delText>
        </w:r>
        <w:r w:rsidR="00130C0F" w:rsidDel="006C09DD">
          <w:delText xml:space="preserve">master pages </w:delText>
        </w:r>
        <w:r w:rsidDel="006C09DD">
          <w:delText xml:space="preserve">and content files, such as CSS, </w:delText>
        </w:r>
        <w:r w:rsidR="00130C0F" w:rsidDel="006C09DD">
          <w:delText>JavaScript</w:delText>
        </w:r>
        <w:r w:rsidR="004B5158" w:rsidDel="006C09DD">
          <w:delText>,</w:delText>
        </w:r>
        <w:r w:rsidDel="006C09DD">
          <w:delText xml:space="preserve"> and image files.  These are all the </w:delText>
        </w:r>
        <w:r w:rsidR="004B5158" w:rsidDel="006C09DD">
          <w:delText>pieces that</w:delText>
        </w:r>
        <w:r w:rsidDel="006C09DD">
          <w:delText xml:space="preserve"> may be used in an </w:delText>
        </w:r>
        <w:r w:rsidR="00E735B0" w:rsidDel="006C09DD">
          <w:delText>area</w:delText>
        </w:r>
        <w:r w:rsidDel="006C09DD">
          <w:delText xml:space="preserve">.  </w:delText>
        </w:r>
      </w:del>
    </w:p>
    <w:p w:rsidR="007D4B00" w:rsidDel="006C09DD" w:rsidRDefault="00CA088E" w:rsidP="007D4B00">
      <w:pPr>
        <w:pStyle w:val="Body"/>
        <w:rPr>
          <w:del w:id="31" w:author="User" w:date="2010-04-08T23:06:00Z"/>
        </w:rPr>
      </w:pPr>
      <w:del w:id="32" w:author="User" w:date="2010-04-08T23:06:00Z">
        <w:r w:rsidDel="006C09DD">
          <w:delText xml:space="preserve">Of those individual elements many of them are not part of the binary distribution of a MVC application.  Only the </w:delText>
        </w:r>
        <w:r w:rsidR="00130C0F" w:rsidDel="006C09DD">
          <w:delText>routes</w:delText>
        </w:r>
        <w:r w:rsidDel="006C09DD">
          <w:delText xml:space="preserve">, </w:delText>
        </w:r>
        <w:r w:rsidR="00130C0F" w:rsidDel="006C09DD">
          <w:delText>controllers</w:delText>
        </w:r>
        <w:r w:rsidDel="006C09DD">
          <w:delText xml:space="preserve">, and </w:delText>
        </w:r>
        <w:r w:rsidR="00130C0F" w:rsidDel="006C09DD">
          <w:delText xml:space="preserve">actions </w:delText>
        </w:r>
        <w:r w:rsidDel="006C09DD">
          <w:delText xml:space="preserve">get compiled into an assembly.  The rest of the elements are individual </w:delText>
        </w:r>
        <w:r w:rsidR="004B5158" w:rsidDel="006C09DD">
          <w:delText>files that</w:delText>
        </w:r>
        <w:r w:rsidDel="006C09DD">
          <w:delText xml:space="preserve"> need to be copied and managed with the other </w:delText>
        </w:r>
        <w:r w:rsidR="004B5158" w:rsidDel="006C09DD">
          <w:delText>assets that</w:delText>
        </w:r>
        <w:r w:rsidDel="006C09DD">
          <w:delText xml:space="preserve"> are part of your application.  This is </w:delText>
        </w:r>
        <w:r w:rsidR="00310ABA" w:rsidDel="006C09DD">
          <w:delText>reasonably</w:delText>
        </w:r>
        <w:r w:rsidDel="006C09DD">
          <w:delText xml:space="preserve"> trivial to manage if you build an </w:delText>
        </w:r>
        <w:r w:rsidR="00E735B0" w:rsidDel="006C09DD">
          <w:delText>area</w:delText>
        </w:r>
        <w:r w:rsidDel="006C09DD">
          <w:delText xml:space="preserve"> for your application and just use it as a way of managing smaller modules of your application.  But if you want to use an </w:delText>
        </w:r>
        <w:r w:rsidR="00E735B0" w:rsidDel="006C09DD">
          <w:delText>area</w:delText>
        </w:r>
        <w:r w:rsidDel="006C09DD">
          <w:delText xml:space="preserve"> as a way for packaging up and sharing/distributing a piece of multi-page user interface functionality, managing all of the individual files make this option a bad choice when integrating someone else's component with your </w:delText>
        </w:r>
        <w:r w:rsidR="00310ABA" w:rsidDel="006C09DD">
          <w:delText>application</w:delText>
        </w:r>
        <w:r w:rsidDel="006C09DD">
          <w:delText>.</w:delText>
        </w:r>
        <w:r w:rsidR="00310ABA" w:rsidDel="006C09DD">
          <w:delText xml:space="preserve"> </w:delText>
        </w:r>
      </w:del>
    </w:p>
    <w:p w:rsidR="007D4B00" w:rsidDel="006C09DD" w:rsidRDefault="00310ABA" w:rsidP="007D4B00">
      <w:pPr>
        <w:pStyle w:val="Body"/>
        <w:rPr>
          <w:del w:id="33" w:author="User" w:date="2010-04-08T23:06:00Z"/>
        </w:rPr>
      </w:pPr>
      <w:del w:id="34" w:author="User" w:date="2010-04-08T23:06:00Z">
        <w:r w:rsidDel="006C09DD">
          <w:delText xml:space="preserve">This is where the MvcContrib project developed the idea of a </w:delText>
        </w:r>
        <w:r w:rsidR="00E735B0" w:rsidDel="006C09DD">
          <w:delText>p</w:delText>
        </w:r>
        <w:r w:rsidDel="006C09DD">
          <w:delText xml:space="preserve">ortable </w:delText>
        </w:r>
        <w:r w:rsidR="00E735B0" w:rsidDel="006C09DD">
          <w:delText>a</w:delText>
        </w:r>
        <w:r w:rsidDel="006C09DD">
          <w:delText xml:space="preserve">rea.  By building on top of the existing </w:delText>
        </w:r>
        <w:r w:rsidR="00E735B0" w:rsidDel="006C09DD">
          <w:delText>area</w:delText>
        </w:r>
        <w:r w:rsidDel="006C09DD">
          <w:delText xml:space="preserve"> functionality, it only takes some minor changes to your </w:delText>
        </w:r>
        <w:r w:rsidR="00E735B0" w:rsidDel="006C09DD">
          <w:delText>area</w:delText>
        </w:r>
        <w:r w:rsidDel="006C09DD">
          <w:delText xml:space="preserve"> project to make it portable.</w:delText>
        </w:r>
        <w:r w:rsidR="00E80A7D" w:rsidDel="006C09DD">
          <w:delText xml:space="preserve">  A </w:delText>
        </w:r>
        <w:r w:rsidR="00E735B0" w:rsidDel="006C09DD">
          <w:delText>p</w:delText>
        </w:r>
        <w:r w:rsidR="00E80A7D" w:rsidDel="006C09DD">
          <w:delText xml:space="preserve">ortable </w:delText>
        </w:r>
        <w:r w:rsidR="00E735B0" w:rsidDel="006C09DD">
          <w:delText>a</w:delText>
        </w:r>
        <w:r w:rsidR="00E80A7D" w:rsidDel="006C09DD">
          <w:delText xml:space="preserve">rea is simply an </w:delText>
        </w:r>
        <w:r w:rsidR="00E735B0" w:rsidDel="006C09DD">
          <w:delText>area</w:delText>
        </w:r>
        <w:r w:rsidR="00E80A7D" w:rsidDel="006C09DD">
          <w:delText xml:space="preserve"> that can be deployed as a single </w:delText>
        </w:r>
        <w:r w:rsidR="00130C0F" w:rsidDel="006C09DD">
          <w:delText>DLL</w:delText>
        </w:r>
        <w:r w:rsidR="00E80A7D" w:rsidDel="006C09DD">
          <w:delText>.</w:delText>
        </w:r>
        <w:r w:rsidDel="006C09DD">
          <w:delText xml:space="preserve">  The process of making an </w:delText>
        </w:r>
        <w:r w:rsidR="00E735B0" w:rsidDel="006C09DD">
          <w:delText>area</w:delText>
        </w:r>
        <w:r w:rsidDel="006C09DD">
          <w:delText xml:space="preserve"> </w:delText>
        </w:r>
        <w:r w:rsidR="004B5158" w:rsidDel="006C09DD">
          <w:delText>portable</w:delText>
        </w:r>
        <w:r w:rsidDel="006C09DD">
          <w:delText xml:space="preserve"> is pretty trivial.  As an </w:delText>
        </w:r>
        <w:r w:rsidR="00E735B0" w:rsidDel="006C09DD">
          <w:delText>area</w:delText>
        </w:r>
        <w:r w:rsidDel="006C09DD">
          <w:delText xml:space="preserve"> developer, instead of leaving the file assets as content items in your project, you make them embedded resources.  An embedded resource is a content </w:delText>
        </w:r>
        <w:r w:rsidR="004B5158" w:rsidDel="006C09DD">
          <w:delText>file that</w:delText>
        </w:r>
        <w:r w:rsidDel="006C09DD">
          <w:delText xml:space="preserve"> is compiled into the assembly of a project.  The file still exists and it can be programmatically extracted from the assembly at runtime.  This means that a </w:delText>
        </w:r>
        <w:r w:rsidR="00E735B0" w:rsidDel="006C09DD">
          <w:delText>p</w:delText>
        </w:r>
        <w:r w:rsidDel="006C09DD">
          <w:delText xml:space="preserve">ortable </w:delText>
        </w:r>
        <w:r w:rsidR="00E735B0" w:rsidDel="006C09DD">
          <w:delText>a</w:delText>
        </w:r>
        <w:r w:rsidDel="006C09DD">
          <w:delText>rea only contains a single file, the assembly of the project, rather than all the individual content files.</w:delText>
        </w:r>
        <w:r w:rsidR="00CA088E" w:rsidDel="006C09DD">
          <w:delText xml:space="preserve"> </w:delText>
        </w:r>
      </w:del>
    </w:p>
    <w:p w:rsidR="00FA7EE5" w:rsidDel="006C09DD" w:rsidRDefault="00FA7EE5" w:rsidP="00FA7EE5">
      <w:pPr>
        <w:pStyle w:val="Body"/>
        <w:rPr>
          <w:del w:id="35" w:author="User" w:date="2010-04-08T23:06:00Z"/>
        </w:rPr>
      </w:pPr>
    </w:p>
    <w:p w:rsidR="00FA7EE5" w:rsidDel="006C09DD" w:rsidRDefault="00FA7EE5" w:rsidP="00FA7EE5">
      <w:pPr>
        <w:pStyle w:val="Head1"/>
        <w:rPr>
          <w:del w:id="36" w:author="User" w:date="2010-04-08T23:06:00Z"/>
        </w:rPr>
      </w:pPr>
      <w:commentRangeStart w:id="37"/>
      <w:del w:id="38" w:author="User" w:date="2010-04-08T23:06:00Z">
        <w:r w:rsidDel="006C09DD">
          <w:delText xml:space="preserve">5.4 Consuming a </w:delText>
        </w:r>
        <w:r w:rsidR="00E735B0" w:rsidDel="006C09DD">
          <w:delText>p</w:delText>
        </w:r>
        <w:r w:rsidDel="006C09DD">
          <w:delText xml:space="preserve">ortable </w:delText>
        </w:r>
        <w:r w:rsidR="00E735B0" w:rsidDel="006C09DD">
          <w:delText>a</w:delText>
        </w:r>
        <w:r w:rsidDel="006C09DD">
          <w:delText>rea</w:delText>
        </w:r>
        <w:commentRangeEnd w:id="37"/>
        <w:r w:rsidR="001D05C2" w:rsidDel="006C09DD">
          <w:rPr>
            <w:rStyle w:val="CommentReference"/>
            <w:rFonts w:ascii="Verdana" w:hAnsi="Verdana"/>
            <w:b w:val="0"/>
            <w:i w:val="0"/>
            <w:vanish/>
            <w:color w:val="000000"/>
          </w:rPr>
          <w:commentReference w:id="37"/>
        </w:r>
      </w:del>
    </w:p>
    <w:p w:rsidR="00FA7EE5" w:rsidDel="006C09DD" w:rsidRDefault="00FA7EE5" w:rsidP="00FA7EE5">
      <w:pPr>
        <w:pStyle w:val="Body1"/>
        <w:rPr>
          <w:del w:id="39" w:author="User" w:date="2010-04-08T23:06:00Z"/>
        </w:rPr>
      </w:pPr>
      <w:del w:id="40" w:author="User" w:date="2010-04-08T23:06:00Z">
        <w:r w:rsidDel="006C09DD">
          <w:delText xml:space="preserve">Using a </w:delText>
        </w:r>
        <w:r w:rsidR="00E735B0" w:rsidDel="006C09DD">
          <w:delText>p</w:delText>
        </w:r>
        <w:r w:rsidDel="006C09DD">
          <w:delText xml:space="preserve">ortable </w:delText>
        </w:r>
        <w:r w:rsidR="00E735B0" w:rsidDel="006C09DD">
          <w:delText>a</w:delText>
        </w:r>
        <w:r w:rsidDel="006C09DD">
          <w:delText xml:space="preserve">rea in your application was designed to be simple and quick.  Since a </w:delText>
        </w:r>
        <w:r w:rsidR="00E735B0" w:rsidDel="006C09DD">
          <w:delText>p</w:delText>
        </w:r>
        <w:r w:rsidDel="006C09DD">
          <w:delText xml:space="preserve">ortable </w:delText>
        </w:r>
        <w:r w:rsidR="00E735B0" w:rsidDel="006C09DD">
          <w:delText>a</w:delText>
        </w:r>
        <w:r w:rsidDel="006C09DD">
          <w:delText>rea can be packaged up as a single .</w:delText>
        </w:r>
        <w:r w:rsidR="00FE6A13" w:rsidDel="006C09DD">
          <w:delText xml:space="preserve">NET </w:delText>
        </w:r>
        <w:r w:rsidDel="006C09DD">
          <w:delText xml:space="preserve">assembly, in order to use a </w:delText>
        </w:r>
        <w:r w:rsidR="00E735B0" w:rsidDel="006C09DD">
          <w:delText>p</w:delText>
        </w:r>
        <w:r w:rsidDel="006C09DD">
          <w:delText xml:space="preserve">ortable </w:delText>
        </w:r>
        <w:r w:rsidR="00E735B0" w:rsidDel="006C09DD">
          <w:delText>a</w:delText>
        </w:r>
        <w:r w:rsidDel="006C09DD">
          <w:delText>rea you only needs to be placed in the bin folder of your ASP.</w:delText>
        </w:r>
        <w:r w:rsidR="00FE6A13" w:rsidDel="006C09DD">
          <w:delText xml:space="preserve">NET </w:delText>
        </w:r>
        <w:r w:rsidDel="006C09DD">
          <w:delText xml:space="preserve">MVC </w:delText>
        </w:r>
        <w:r w:rsidR="00FE6A13" w:rsidDel="006C09DD">
          <w:delText xml:space="preserve">2 </w:delText>
        </w:r>
        <w:r w:rsidDel="006C09DD">
          <w:delText xml:space="preserve">web application.  There are some cases when you may need to do more in your application to get the full power out of a </w:delText>
        </w:r>
        <w:r w:rsidR="00E735B0" w:rsidDel="006C09DD">
          <w:delText>p</w:delText>
        </w:r>
        <w:r w:rsidDel="006C09DD">
          <w:delText xml:space="preserve">ortable </w:delText>
        </w:r>
        <w:r w:rsidR="00E735B0" w:rsidDel="006C09DD">
          <w:delText>a</w:delText>
        </w:r>
        <w:r w:rsidDel="006C09DD">
          <w:delText xml:space="preserve">rea.  </w:delText>
        </w:r>
        <w:r w:rsidR="00E80A7D" w:rsidDel="006C09DD">
          <w:delText xml:space="preserve">For instance, if you use a </w:delText>
        </w:r>
        <w:r w:rsidR="00E735B0" w:rsidDel="006C09DD">
          <w:delText>p</w:delText>
        </w:r>
        <w:r w:rsidR="00E80A7D" w:rsidDel="006C09DD">
          <w:delText xml:space="preserve">ortable </w:delText>
        </w:r>
        <w:r w:rsidR="00E735B0" w:rsidDel="006C09DD">
          <w:delText>a</w:delText>
        </w:r>
        <w:r w:rsidR="00E80A7D" w:rsidDel="006C09DD">
          <w:delText xml:space="preserve">rea that provides an interactive Ajax grid, your application would need to integrate with controllers in the </w:delText>
        </w:r>
        <w:r w:rsidR="00E735B0" w:rsidDel="006C09DD">
          <w:delText>p</w:delText>
        </w:r>
        <w:r w:rsidR="00E80A7D" w:rsidDel="006C09DD">
          <w:delText xml:space="preserve">ortable </w:delText>
        </w:r>
        <w:r w:rsidR="00E735B0" w:rsidDel="006C09DD">
          <w:delText>a</w:delText>
        </w:r>
        <w:r w:rsidR="00E80A7D" w:rsidDel="006C09DD">
          <w:delText xml:space="preserve">rea. </w:delText>
        </w:r>
        <w:r w:rsidDel="006C09DD">
          <w:delText>First lets walk through a simple example.</w:delText>
        </w:r>
      </w:del>
    </w:p>
    <w:p w:rsidR="00F260DD" w:rsidDel="006C09DD" w:rsidRDefault="00F260DD" w:rsidP="00FA7EE5">
      <w:pPr>
        <w:pStyle w:val="Body"/>
        <w:rPr>
          <w:del w:id="41" w:author="User" w:date="2010-04-08T23:06:00Z"/>
        </w:rPr>
      </w:pPr>
      <w:del w:id="42" w:author="User" w:date="2010-04-08T23:06:00Z">
        <w:r w:rsidDel="006C09DD">
          <w:delText xml:space="preserve">Figure 5.3 shows the project references for a MVC application, that is using a </w:delText>
        </w:r>
        <w:r w:rsidR="00E735B0" w:rsidDel="006C09DD">
          <w:delText>p</w:delText>
        </w:r>
        <w:r w:rsidDel="006C09DD">
          <w:delText xml:space="preserve">ortable </w:delText>
        </w:r>
        <w:r w:rsidR="00E735B0" w:rsidDel="006C09DD">
          <w:delText>a</w:delText>
        </w:r>
        <w:r w:rsidDel="006C09DD">
          <w:delText xml:space="preserve">rea.  In order to use a </w:delText>
        </w:r>
        <w:r w:rsidR="00E735B0" w:rsidDel="006C09DD">
          <w:delText>p</w:delText>
        </w:r>
        <w:r w:rsidDel="006C09DD">
          <w:delText xml:space="preserve">ortable </w:delText>
        </w:r>
        <w:r w:rsidR="00E735B0" w:rsidDel="006C09DD">
          <w:delText>a</w:delText>
        </w:r>
        <w:r w:rsidDel="006C09DD">
          <w:delText xml:space="preserve">rea you will need a reference to the </w:delText>
        </w:r>
        <w:r w:rsidR="00E735B0" w:rsidDel="006C09DD">
          <w:delText>p</w:delText>
        </w:r>
        <w:r w:rsidDel="006C09DD">
          <w:delText xml:space="preserve">ortable </w:delText>
        </w:r>
        <w:r w:rsidR="00E735B0" w:rsidDel="006C09DD">
          <w:delText>a</w:delText>
        </w:r>
        <w:r w:rsidDel="006C09DD">
          <w:delText xml:space="preserve">rea assembly.  You will also need a reference to MvcContrib.  MvcContrib provides the plumbing needed for a </w:delText>
        </w:r>
        <w:r w:rsidR="00E735B0" w:rsidDel="006C09DD">
          <w:delText>p</w:delText>
        </w:r>
        <w:r w:rsidDel="006C09DD">
          <w:delText xml:space="preserve">ortable </w:delText>
        </w:r>
        <w:r w:rsidR="00E735B0" w:rsidDel="006C09DD">
          <w:delText>a</w:delText>
        </w:r>
        <w:r w:rsidDel="006C09DD">
          <w:delText>rea to be</w:delText>
        </w:r>
        <w:r w:rsidR="00FE6A13" w:rsidDel="006C09DD">
          <w:delText xml:space="preserve"> p</w:delText>
        </w:r>
        <w:r w:rsidDel="006C09DD">
          <w:delText xml:space="preserve">ortable.  The embedded resource view engine is part of MvcContrib. It is this small but extremely powerful </w:delText>
        </w:r>
        <w:r w:rsidR="004B5158" w:rsidDel="006C09DD">
          <w:delText>feature that</w:delText>
        </w:r>
        <w:r w:rsidDel="006C09DD">
          <w:delText xml:space="preserve"> enables the views from a </w:delText>
        </w:r>
        <w:r w:rsidR="00E735B0" w:rsidDel="006C09DD">
          <w:delText>p</w:delText>
        </w:r>
        <w:r w:rsidDel="006C09DD">
          <w:delText xml:space="preserve">ortable </w:delText>
        </w:r>
        <w:r w:rsidR="00E735B0" w:rsidDel="006C09DD">
          <w:delText>a</w:delText>
        </w:r>
        <w:r w:rsidDel="006C09DD">
          <w:delText>rea that are embedded into the assembly to be pulled out at runtime and used by your application.</w:delText>
        </w:r>
      </w:del>
    </w:p>
    <w:p w:rsidR="00F260DD" w:rsidDel="006C09DD" w:rsidRDefault="00F260DD" w:rsidP="00FA7EE5">
      <w:pPr>
        <w:pStyle w:val="Body"/>
        <w:rPr>
          <w:del w:id="43" w:author="User" w:date="2010-04-08T23:06:00Z"/>
        </w:rPr>
      </w:pPr>
    </w:p>
    <w:p w:rsidR="00F260DD" w:rsidDel="006C09DD" w:rsidRDefault="00F260DD" w:rsidP="00F260DD">
      <w:pPr>
        <w:rPr>
          <w:del w:id="44" w:author="User" w:date="2010-04-08T23:06:00Z"/>
        </w:rPr>
      </w:pPr>
      <w:del w:id="45" w:author="User" w:date="2010-04-08T23:06:00Z">
        <w:r w:rsidRPr="00F260DD" w:rsidDel="006C09DD">
          <w:rPr>
            <w:noProof/>
          </w:rPr>
          <w:drawing>
            <wp:inline distT="0" distB="0" distL="0" distR="0">
              <wp:extent cx="4499023" cy="307100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64659" t="8545" r="14230" b="68360"/>
                      <a:stretch>
                        <a:fillRect/>
                      </a:stretch>
                    </pic:blipFill>
                    <pic:spPr bwMode="auto">
                      <a:xfrm>
                        <a:off x="0" y="0"/>
                        <a:ext cx="4511752" cy="3079694"/>
                      </a:xfrm>
                      <a:prstGeom prst="rect">
                        <a:avLst/>
                      </a:prstGeom>
                      <a:noFill/>
                      <a:ln w="9525">
                        <a:noFill/>
                        <a:miter lim="800000"/>
                        <a:headEnd/>
                        <a:tailEnd/>
                      </a:ln>
                    </pic:spPr>
                  </pic:pic>
                </a:graphicData>
              </a:graphic>
            </wp:inline>
          </w:drawing>
        </w:r>
      </w:del>
    </w:p>
    <w:p w:rsidR="00F260DD" w:rsidDel="006C09DD" w:rsidRDefault="00F260DD" w:rsidP="00F260DD">
      <w:pPr>
        <w:pStyle w:val="FigureCaption"/>
        <w:rPr>
          <w:del w:id="46" w:author="User" w:date="2010-04-08T23:06:00Z"/>
        </w:rPr>
      </w:pPr>
      <w:del w:id="47" w:author="User" w:date="2010-04-08T23:06:00Z">
        <w:r w:rsidDel="006C09DD">
          <w:delText xml:space="preserve">Figure 5.3  References to consume a </w:delText>
        </w:r>
        <w:r w:rsidR="00E735B0" w:rsidDel="006C09DD">
          <w:delText>p</w:delText>
        </w:r>
        <w:r w:rsidDel="006C09DD">
          <w:delText xml:space="preserve">ortable </w:delText>
        </w:r>
        <w:r w:rsidR="00E735B0" w:rsidDel="006C09DD">
          <w:delText>a</w:delText>
        </w:r>
        <w:r w:rsidDel="006C09DD">
          <w:delText>rea</w:delText>
        </w:r>
      </w:del>
    </w:p>
    <w:p w:rsidR="00FA7EE5" w:rsidDel="006C09DD" w:rsidRDefault="00CC69DA" w:rsidP="00F260DD">
      <w:pPr>
        <w:pStyle w:val="Body1"/>
        <w:rPr>
          <w:del w:id="48" w:author="User" w:date="2010-04-08T23:06:00Z"/>
        </w:rPr>
      </w:pPr>
      <w:del w:id="49" w:author="User" w:date="2010-04-08T23:06:00Z">
        <w:r w:rsidDel="006C09DD">
          <w:delText>Once the assemblies are referenced by your project</w:delText>
        </w:r>
        <w:r w:rsidR="00FE6A13" w:rsidDel="006C09DD">
          <w:delText xml:space="preserve"> </w:delText>
        </w:r>
        <w:r w:rsidDel="006C09DD">
          <w:delText xml:space="preserve"> there is one more configuration point that must be made for an </w:delText>
        </w:r>
        <w:r w:rsidR="00E735B0" w:rsidDel="006C09DD">
          <w:delText>p</w:delText>
        </w:r>
        <w:r w:rsidDel="006C09DD">
          <w:delText xml:space="preserve">ortable </w:delText>
        </w:r>
        <w:r w:rsidR="00E735B0" w:rsidDel="006C09DD">
          <w:delText>a</w:delText>
        </w:r>
        <w:r w:rsidDel="006C09DD">
          <w:delText>rea to function properly</w:delText>
        </w:r>
        <w:r w:rsidR="00FE6A13" w:rsidDel="006C09DD">
          <w:delText xml:space="preserve"> as shown in Listing 5.4.</w:delText>
        </w:r>
      </w:del>
    </w:p>
    <w:p w:rsidR="00CC69DA" w:rsidDel="006C09DD" w:rsidRDefault="00CC69DA" w:rsidP="00CC69DA">
      <w:pPr>
        <w:pStyle w:val="Body"/>
        <w:rPr>
          <w:del w:id="50" w:author="User" w:date="2010-04-08T23:06:00Z"/>
        </w:rPr>
      </w:pPr>
    </w:p>
    <w:p w:rsidR="00CC69DA" w:rsidDel="006C09DD" w:rsidRDefault="00CC69DA" w:rsidP="00CC69DA">
      <w:pPr>
        <w:pStyle w:val="CodeListingCaption"/>
        <w:rPr>
          <w:del w:id="51" w:author="User" w:date="2010-04-08T23:06:00Z"/>
        </w:rPr>
      </w:pPr>
      <w:commentRangeStart w:id="52"/>
      <w:del w:id="53" w:author="User" w:date="2010-04-08T23:06:00Z">
        <w:r w:rsidDel="006C09DD">
          <w:delText>Listing 5.</w:delText>
        </w:r>
        <w:r w:rsidR="00E80A7D" w:rsidDel="006C09DD">
          <w:delText>4</w:delText>
        </w:r>
        <w:r w:rsidDel="006C09DD">
          <w:delText xml:space="preserve"> </w:delText>
        </w:r>
        <w:commentRangeEnd w:id="52"/>
        <w:r w:rsidR="001D05C2" w:rsidDel="006C09DD">
          <w:rPr>
            <w:rStyle w:val="CommentReference"/>
            <w:rFonts w:ascii="Verdana" w:hAnsi="Verdana"/>
            <w:b w:val="0"/>
            <w:vanish/>
            <w:color w:val="000000"/>
          </w:rPr>
          <w:commentReference w:id="52"/>
        </w:r>
        <w:r w:rsidDel="006C09DD">
          <w:delText xml:space="preserve">Startup code in Global.asax to enable </w:delText>
        </w:r>
        <w:r w:rsidR="00E735B0" w:rsidDel="006C09DD">
          <w:delText>p</w:delText>
        </w:r>
        <w:r w:rsidDel="006C09DD">
          <w:delText xml:space="preserve">ortable </w:delText>
        </w:r>
        <w:r w:rsidR="00E735B0" w:rsidDel="006C09DD">
          <w:delText>a</w:delText>
        </w:r>
        <w:r w:rsidDel="006C09DD">
          <w:delText>reas</w:delText>
        </w:r>
      </w:del>
    </w:p>
    <w:p w:rsidR="00CC69DA" w:rsidRPr="00CC69DA" w:rsidDel="006C09DD" w:rsidRDefault="00CC69DA" w:rsidP="00CC69DA">
      <w:pPr>
        <w:pStyle w:val="Code"/>
        <w:rPr>
          <w:del w:id="54" w:author="User" w:date="2010-04-08T23:06:00Z"/>
        </w:rPr>
      </w:pPr>
      <w:del w:id="55" w:author="User" w:date="2010-04-08T23:06:00Z">
        <w:r w:rsidRPr="00CC69DA" w:rsidDel="006C09DD">
          <w:delText>protected void Application_Start()</w:delText>
        </w:r>
        <w:r w:rsidR="0055669A" w:rsidDel="006C09DD">
          <w:tab/>
        </w:r>
        <w:r w:rsidR="0055669A" w:rsidDel="006C09DD">
          <w:tab/>
        </w:r>
        <w:r w:rsidR="0055669A" w:rsidDel="006C09DD">
          <w:tab/>
        </w:r>
        <w:r w:rsidR="0055669A" w:rsidDel="006C09DD">
          <w:tab/>
        </w:r>
        <w:r w:rsidR="00FE6A13" w:rsidDel="006C09DD">
          <w:delText>#</w:delText>
        </w:r>
        <w:r w:rsidR="0055669A" w:rsidDel="006C09DD">
          <w:delText>1</w:delText>
        </w:r>
      </w:del>
    </w:p>
    <w:p w:rsidR="00CC69DA" w:rsidRPr="00CC69DA" w:rsidDel="006C09DD" w:rsidRDefault="00CC69DA" w:rsidP="00CC69DA">
      <w:pPr>
        <w:pStyle w:val="Code"/>
        <w:rPr>
          <w:del w:id="56" w:author="User" w:date="2010-04-08T23:06:00Z"/>
        </w:rPr>
      </w:pPr>
      <w:del w:id="57" w:author="User" w:date="2010-04-08T23:06:00Z">
        <w:r w:rsidRPr="00CC69DA" w:rsidDel="006C09DD">
          <w:delText>{</w:delText>
        </w:r>
      </w:del>
    </w:p>
    <w:p w:rsidR="00CC69DA" w:rsidRPr="00CC69DA" w:rsidDel="006C09DD" w:rsidRDefault="00CC69DA" w:rsidP="00CC69DA">
      <w:pPr>
        <w:pStyle w:val="Code"/>
        <w:rPr>
          <w:del w:id="58" w:author="User" w:date="2010-04-08T23:06:00Z"/>
        </w:rPr>
      </w:pPr>
      <w:del w:id="59" w:author="User" w:date="2010-04-08T23:06:00Z">
        <w:r w:rsidRPr="00CC69DA" w:rsidDel="006C09DD">
          <w:tab/>
          <w:delText>AreaRegistration.RegisterAllAreas();</w:delText>
        </w:r>
        <w:r w:rsidR="0055669A" w:rsidDel="006C09DD">
          <w:tab/>
        </w:r>
        <w:r w:rsidR="0055669A" w:rsidDel="006C09DD">
          <w:tab/>
        </w:r>
        <w:r w:rsidR="0055669A" w:rsidDel="006C09DD">
          <w:tab/>
          <w:delText xml:space="preserve"> </w:delText>
        </w:r>
        <w:r w:rsidR="00FE6A13" w:rsidDel="006C09DD">
          <w:delText>#</w:delText>
        </w:r>
        <w:r w:rsidR="0055669A" w:rsidDel="006C09DD">
          <w:delText>2</w:delText>
        </w:r>
      </w:del>
    </w:p>
    <w:p w:rsidR="00CC69DA" w:rsidRPr="00CC69DA" w:rsidDel="006C09DD" w:rsidRDefault="00CC69DA" w:rsidP="00CC69DA">
      <w:pPr>
        <w:pStyle w:val="Code"/>
        <w:rPr>
          <w:del w:id="60" w:author="User" w:date="2010-04-08T23:06:00Z"/>
        </w:rPr>
      </w:pPr>
      <w:del w:id="61" w:author="User" w:date="2010-04-08T23:06:00Z">
        <w:r w:rsidRPr="00CC69DA" w:rsidDel="006C09DD">
          <w:tab/>
          <w:delText>RegisterRoutes(RouteTable.Routes);</w:delText>
        </w:r>
        <w:r w:rsidR="0055669A" w:rsidDel="006C09DD">
          <w:tab/>
        </w:r>
        <w:r w:rsidR="0055669A" w:rsidDel="006C09DD">
          <w:tab/>
        </w:r>
        <w:r w:rsidR="0055669A" w:rsidDel="006C09DD">
          <w:tab/>
          <w:delText xml:space="preserve"> </w:delText>
        </w:r>
        <w:r w:rsidR="00FE6A13" w:rsidDel="006C09DD">
          <w:delText>#</w:delText>
        </w:r>
        <w:r w:rsidR="0055669A" w:rsidDel="006C09DD">
          <w:delText>3</w:delText>
        </w:r>
      </w:del>
    </w:p>
    <w:p w:rsidR="00CC69DA" w:rsidRPr="00CC69DA" w:rsidDel="006C09DD" w:rsidRDefault="00CC69DA" w:rsidP="00CC69DA">
      <w:pPr>
        <w:pStyle w:val="Code"/>
        <w:rPr>
          <w:del w:id="62" w:author="User" w:date="2010-04-08T23:06:00Z"/>
        </w:rPr>
      </w:pPr>
      <w:del w:id="63" w:author="User" w:date="2010-04-08T23:06:00Z">
        <w:r w:rsidRPr="00CC69DA" w:rsidDel="006C09DD">
          <w:tab/>
          <w:delText>InputBuilder.BootStrap();</w:delText>
        </w:r>
        <w:r w:rsidR="0055669A" w:rsidDel="006C09DD">
          <w:tab/>
        </w:r>
        <w:r w:rsidR="0055669A" w:rsidDel="006C09DD">
          <w:tab/>
        </w:r>
        <w:r w:rsidR="0055669A" w:rsidDel="006C09DD">
          <w:tab/>
        </w:r>
        <w:r w:rsidR="0055669A" w:rsidDel="006C09DD">
          <w:tab/>
          <w:delText xml:space="preserve"> </w:delText>
        </w:r>
        <w:r w:rsidR="00FE6A13" w:rsidDel="006C09DD">
          <w:delText>#</w:delText>
        </w:r>
        <w:r w:rsidR="0055669A" w:rsidDel="006C09DD">
          <w:delText>4</w:delText>
        </w:r>
      </w:del>
    </w:p>
    <w:p w:rsidR="00CC69DA" w:rsidRPr="00CC69DA" w:rsidDel="006C09DD" w:rsidRDefault="00CC69DA" w:rsidP="00CC69DA">
      <w:pPr>
        <w:pStyle w:val="Code"/>
        <w:rPr>
          <w:del w:id="64" w:author="User" w:date="2010-04-08T23:06:00Z"/>
        </w:rPr>
      </w:pPr>
      <w:del w:id="65" w:author="User" w:date="2010-04-08T23:06:00Z">
        <w:r w:rsidRPr="00CC69DA" w:rsidDel="006C09DD">
          <w:delText>}</w:delText>
        </w:r>
      </w:del>
    </w:p>
    <w:p w:rsidR="00CC69DA" w:rsidDel="006C09DD" w:rsidRDefault="00CC69DA" w:rsidP="00CC69DA">
      <w:pPr>
        <w:pStyle w:val="Body"/>
        <w:rPr>
          <w:del w:id="66" w:author="User" w:date="2010-04-08T23:06:00Z"/>
        </w:rPr>
      </w:pPr>
    </w:p>
    <w:p w:rsidR="00CC69DA" w:rsidDel="006C09DD" w:rsidRDefault="00FE6A13" w:rsidP="0055669A">
      <w:pPr>
        <w:pStyle w:val="CodeAnnotation"/>
        <w:rPr>
          <w:del w:id="67" w:author="User" w:date="2010-04-08T23:06:00Z"/>
        </w:rPr>
      </w:pPr>
      <w:del w:id="68" w:author="User" w:date="2010-04-08T23:06:00Z">
        <w:r w:rsidDel="006C09DD">
          <w:delText>#</w:delText>
        </w:r>
        <w:r w:rsidR="0055669A" w:rsidDel="006C09DD">
          <w:delText>1</w:delText>
        </w:r>
        <w:r w:rsidR="00CC69DA" w:rsidDel="006C09DD">
          <w:delText xml:space="preserve"> </w:delText>
        </w:r>
        <w:r w:rsidDel="006C09DD">
          <w:delText>Runs on application startup</w:delText>
        </w:r>
      </w:del>
    </w:p>
    <w:p w:rsidR="00CC69DA" w:rsidDel="006C09DD" w:rsidRDefault="00FE6A13" w:rsidP="0055669A">
      <w:pPr>
        <w:pStyle w:val="CodeAnnotation"/>
        <w:rPr>
          <w:del w:id="69" w:author="User" w:date="2010-04-08T23:06:00Z"/>
        </w:rPr>
      </w:pPr>
      <w:del w:id="70" w:author="User" w:date="2010-04-08T23:06:00Z">
        <w:r w:rsidDel="006C09DD">
          <w:delText>#</w:delText>
        </w:r>
        <w:r w:rsidR="0055669A" w:rsidDel="006C09DD">
          <w:delText>2</w:delText>
        </w:r>
        <w:r w:rsidR="00CC69DA" w:rsidDel="006C09DD">
          <w:delText xml:space="preserve"> </w:delText>
        </w:r>
        <w:r w:rsidDel="006C09DD">
          <w:delText>Registers all areas</w:delText>
        </w:r>
      </w:del>
    </w:p>
    <w:p w:rsidR="00CC69DA" w:rsidDel="006C09DD" w:rsidRDefault="00FE6A13" w:rsidP="0055669A">
      <w:pPr>
        <w:pStyle w:val="CodeAnnotation"/>
        <w:rPr>
          <w:del w:id="71" w:author="User" w:date="2010-04-08T23:06:00Z"/>
        </w:rPr>
      </w:pPr>
      <w:del w:id="72" w:author="User" w:date="2010-04-08T23:06:00Z">
        <w:r w:rsidDel="006C09DD">
          <w:delText>#</w:delText>
        </w:r>
        <w:r w:rsidR="0055669A" w:rsidDel="006C09DD">
          <w:delText>3</w:delText>
        </w:r>
        <w:r w:rsidDel="006C09DD">
          <w:delText xml:space="preserve"> Registers routes</w:delText>
        </w:r>
      </w:del>
    </w:p>
    <w:p w:rsidR="00CC69DA" w:rsidDel="006C09DD" w:rsidRDefault="00FE6A13" w:rsidP="0055669A">
      <w:pPr>
        <w:pStyle w:val="CodeAnnotation"/>
        <w:rPr>
          <w:del w:id="73" w:author="User" w:date="2010-04-08T23:06:00Z"/>
        </w:rPr>
      </w:pPr>
      <w:del w:id="74" w:author="User" w:date="2010-04-08T23:06:00Z">
        <w:r w:rsidDel="006C09DD">
          <w:delText>#</w:delText>
        </w:r>
        <w:r w:rsidR="0055669A" w:rsidDel="006C09DD">
          <w:delText>4</w:delText>
        </w:r>
        <w:r w:rsidDel="006C09DD">
          <w:delText xml:space="preserve"> Initializes embedded view engine</w:delText>
        </w:r>
      </w:del>
    </w:p>
    <w:p w:rsidR="00232150" w:rsidDel="006C09DD" w:rsidRDefault="00232150" w:rsidP="00CC69DA">
      <w:pPr>
        <w:pStyle w:val="Body"/>
        <w:rPr>
          <w:del w:id="75" w:author="User" w:date="2010-04-08T23:06:00Z"/>
        </w:rPr>
      </w:pPr>
    </w:p>
    <w:p w:rsidR="00FF2F25" w:rsidDel="006C09DD" w:rsidRDefault="00CC69DA" w:rsidP="000E73C6">
      <w:pPr>
        <w:pStyle w:val="Body"/>
        <w:rPr>
          <w:del w:id="76" w:author="User" w:date="2010-04-08T23:06:00Z"/>
        </w:rPr>
      </w:pPr>
      <w:del w:id="77" w:author="User" w:date="2010-04-08T23:06:00Z">
        <w:r w:rsidDel="006C09DD">
          <w:delText xml:space="preserve">The startup code that can be put into the Global.asax </w:delText>
        </w:r>
        <w:r w:rsidRPr="009136B2" w:rsidDel="006C09DD">
          <w:rPr>
            <w:rStyle w:val="CodeinText"/>
          </w:rPr>
          <w:delText>Application_Start</w:delText>
        </w:r>
        <w:r w:rsidDel="006C09DD">
          <w:delText xml:space="preserve"> method is required in order to make a </w:delText>
        </w:r>
        <w:r w:rsidR="00E735B0" w:rsidDel="006C09DD">
          <w:delText>p</w:delText>
        </w:r>
        <w:r w:rsidDel="006C09DD">
          <w:delText xml:space="preserve">ortable </w:delText>
        </w:r>
        <w:r w:rsidR="00E735B0" w:rsidDel="006C09DD">
          <w:delText>a</w:delText>
        </w:r>
        <w:r w:rsidDel="006C09DD">
          <w:delText>rea function</w:delText>
        </w:r>
        <w:r w:rsidR="00FE6A13" w:rsidDel="006C09DD">
          <w:delText xml:space="preserve"> </w:delText>
        </w:r>
        <w:r w:rsidR="007D4B00" w:rsidRPr="007D4B00" w:rsidDel="006C09DD">
          <w:rPr>
            <w:rStyle w:val="Bold"/>
          </w:rPr>
          <w:delText>(</w:delText>
        </w:r>
        <w:r w:rsidR="00FE6A13" w:rsidDel="006C09DD">
          <w:rPr>
            <w:rStyle w:val="Bold"/>
          </w:rPr>
          <w:delText>#</w:delText>
        </w:r>
        <w:r w:rsidR="007D4B00" w:rsidRPr="007D4B00" w:rsidDel="006C09DD">
          <w:rPr>
            <w:rStyle w:val="Bold"/>
          </w:rPr>
          <w:delText>1)</w:delText>
        </w:r>
        <w:r w:rsidDel="006C09DD">
          <w:delText xml:space="preserve">.  It is important to note that the order of these calls is critical to make everything function properly.  The first call must be to </w:delText>
        </w:r>
        <w:r w:rsidRPr="009136B2" w:rsidDel="006C09DD">
          <w:rPr>
            <w:rStyle w:val="CodeinText"/>
          </w:rPr>
          <w:delText>RegisterAllAreas</w:delText>
        </w:r>
        <w:r w:rsidR="00FE6A13" w:rsidDel="006C09DD">
          <w:rPr>
            <w:rStyle w:val="CodeinText"/>
          </w:rPr>
          <w:delText xml:space="preserve"> </w:delText>
        </w:r>
        <w:r w:rsidR="007D4B00" w:rsidRPr="007D4B00" w:rsidDel="006C09DD">
          <w:rPr>
            <w:rStyle w:val="Bold"/>
          </w:rPr>
          <w:delText>(</w:delText>
        </w:r>
        <w:r w:rsidR="00FE6A13" w:rsidDel="006C09DD">
          <w:rPr>
            <w:rStyle w:val="Bold"/>
          </w:rPr>
          <w:delText>#</w:delText>
        </w:r>
        <w:r w:rsidR="007D4B00" w:rsidRPr="007D4B00" w:rsidDel="006C09DD">
          <w:rPr>
            <w:rStyle w:val="Bold"/>
          </w:rPr>
          <w:delText>2)</w:delText>
        </w:r>
        <w:r w:rsidDel="006C09DD">
          <w:delText>.  This method call tells the ASP.</w:delText>
        </w:r>
        <w:r w:rsidR="00FE6A13" w:rsidDel="006C09DD">
          <w:delText xml:space="preserve">NET </w:delText>
        </w:r>
        <w:r w:rsidDel="006C09DD">
          <w:delText xml:space="preserve">MVC framework to scan all assemblies in the bin folder and look for MVC 2 </w:delText>
        </w:r>
        <w:r w:rsidR="00E735B0" w:rsidDel="006C09DD">
          <w:delText>area</w:delText>
        </w:r>
        <w:r w:rsidDel="006C09DD">
          <w:delText xml:space="preserve">s.  When it finds them it calls an initialization method on each </w:delText>
        </w:r>
        <w:r w:rsidR="00E735B0" w:rsidDel="006C09DD">
          <w:delText>area</w:delText>
        </w:r>
        <w:r w:rsidDel="006C09DD">
          <w:delText xml:space="preserve">.  This functionality is built into MVC 2.  The second call is the standard call to </w:delText>
        </w:r>
        <w:r w:rsidRPr="009136B2" w:rsidDel="006C09DD">
          <w:rPr>
            <w:rStyle w:val="CodeinText"/>
          </w:rPr>
          <w:delText>RegisterRoutes</w:delText>
        </w:r>
        <w:r w:rsidR="00FE6A13" w:rsidDel="006C09DD">
          <w:rPr>
            <w:rStyle w:val="CodeinText"/>
          </w:rPr>
          <w:delText xml:space="preserve"> </w:delText>
        </w:r>
        <w:r w:rsidR="007D4B00" w:rsidRPr="007D4B00" w:rsidDel="006C09DD">
          <w:rPr>
            <w:rStyle w:val="Bold"/>
          </w:rPr>
          <w:delText>(</w:delText>
        </w:r>
        <w:r w:rsidR="00FE6A13" w:rsidDel="006C09DD">
          <w:rPr>
            <w:rStyle w:val="Bold"/>
          </w:rPr>
          <w:delText>#</w:delText>
        </w:r>
        <w:r w:rsidR="007D4B00" w:rsidRPr="007D4B00" w:rsidDel="006C09DD">
          <w:rPr>
            <w:rStyle w:val="Bold"/>
          </w:rPr>
          <w:delText>3)</w:delText>
        </w:r>
        <w:r w:rsidDel="006C09DD">
          <w:delText xml:space="preserve">.  It is important to ensure that the </w:delText>
        </w:r>
        <w:r w:rsidRPr="009136B2" w:rsidDel="006C09DD">
          <w:rPr>
            <w:rStyle w:val="CodeinText"/>
          </w:rPr>
          <w:delText>RegisterRoutes</w:delText>
        </w:r>
        <w:r w:rsidDel="006C09DD">
          <w:delText xml:space="preserve"> method in your application does not </w:delText>
        </w:r>
        <w:r w:rsidR="00FE6A13" w:rsidDel="006C09DD">
          <w:delText xml:space="preserve">clear </w:delText>
        </w:r>
        <w:r w:rsidDel="006C09DD">
          <w:delText xml:space="preserve">the </w:delText>
        </w:r>
        <w:r w:rsidRPr="009136B2" w:rsidDel="006C09DD">
          <w:rPr>
            <w:rStyle w:val="CodeinText"/>
          </w:rPr>
          <w:delText>RouteCollection</w:delText>
        </w:r>
        <w:r w:rsidDel="006C09DD">
          <w:delText xml:space="preserve">.  If it does it will clear out </w:delText>
        </w:r>
        <w:r w:rsidR="00E735B0" w:rsidDel="006C09DD">
          <w:delText>area</w:delText>
        </w:r>
        <w:r w:rsidDel="006C09DD">
          <w:delText xml:space="preserve"> routes that are registered as part of the </w:delText>
        </w:r>
        <w:r w:rsidRPr="009136B2" w:rsidDel="006C09DD">
          <w:rPr>
            <w:rStyle w:val="CodeinText"/>
          </w:rPr>
          <w:delText>RegisterAllAreas</w:delText>
        </w:r>
        <w:r w:rsidDel="006C09DD">
          <w:delText xml:space="preserve"> method.  The last step is a special call to the MvcContrib library that will </w:delText>
        </w:r>
        <w:r w:rsidR="00FE6A13" w:rsidDel="006C09DD">
          <w:delText xml:space="preserve">register </w:delText>
        </w:r>
        <w:r w:rsidDel="006C09DD">
          <w:delText xml:space="preserve">and connect the </w:delText>
        </w:r>
        <w:r w:rsidR="00FE6A13" w:rsidDel="006C09DD">
          <w:delText>embedded resource view engine</w:delText>
        </w:r>
        <w:r w:rsidDel="006C09DD">
          <w:delText xml:space="preserve">. Under the hood MvcContrib will add a new </w:delText>
        </w:r>
        <w:r w:rsidR="00FE6A13" w:rsidDel="006C09DD">
          <w:delText xml:space="preserve">view engine </w:delText>
        </w:r>
        <w:r w:rsidDel="006C09DD">
          <w:delText xml:space="preserve">to the </w:delText>
        </w:r>
        <w:r w:rsidR="007D4B00" w:rsidRPr="007D4B00" w:rsidDel="006C09DD">
          <w:rPr>
            <w:rStyle w:val="CodeinText"/>
          </w:rPr>
          <w:delText>ViewEngines</w:delText>
        </w:r>
        <w:r w:rsidDel="006C09DD">
          <w:delText xml:space="preserve"> </w:delText>
        </w:r>
        <w:r w:rsidR="00FE6A13" w:rsidDel="006C09DD">
          <w:delText xml:space="preserve">collection </w:delText>
        </w:r>
        <w:r w:rsidDel="006C09DD">
          <w:delText xml:space="preserve">and it will replace the default </w:delText>
        </w:r>
        <w:r w:rsidR="007D4B00" w:rsidRPr="007D4B00" w:rsidDel="006C09DD">
          <w:rPr>
            <w:rStyle w:val="CodeinText"/>
          </w:rPr>
          <w:delText>VirtualPathProvider</w:delText>
        </w:r>
        <w:r w:rsidDel="006C09DD">
          <w:delText xml:space="preserve"> with a specialized one that can read from </w:delText>
        </w:r>
        <w:r w:rsidR="00FE6A13" w:rsidDel="006C09DD">
          <w:delText>embedded resources</w:delText>
        </w:r>
        <w:r w:rsidDel="006C09DD">
          <w:delText xml:space="preserve">.  It is important to note that since this technology </w:delText>
        </w:r>
        <w:r w:rsidR="00FE6A13" w:rsidDel="006C09DD">
          <w:delText xml:space="preserve">uses </w:delText>
        </w:r>
        <w:r w:rsidDel="006C09DD">
          <w:delText xml:space="preserve">a </w:delText>
        </w:r>
        <w:r w:rsidR="007D4B00" w:rsidRPr="007D4B00" w:rsidDel="006C09DD">
          <w:rPr>
            <w:rStyle w:val="CodeinText"/>
          </w:rPr>
          <w:delText>VirtualPathProvider</w:delText>
        </w:r>
        <w:r w:rsidDel="006C09DD">
          <w:delText xml:space="preserve">, </w:delText>
        </w:r>
        <w:r w:rsidR="00FE6A13" w:rsidDel="006C09DD">
          <w:delText xml:space="preserve">it will need to run under full trust </w:delText>
        </w:r>
        <w:r w:rsidDel="006C09DD">
          <w:delText>in order to work on .</w:delText>
        </w:r>
        <w:r w:rsidR="00FE6A13" w:rsidDel="006C09DD">
          <w:delText xml:space="preserve">NET </w:delText>
        </w:r>
        <w:r w:rsidDel="006C09DD">
          <w:delText xml:space="preserve">3.5.  The requirement for </w:delText>
        </w:r>
        <w:r w:rsidR="00FE6A13" w:rsidDel="006C09DD">
          <w:delText xml:space="preserve">full </w:delText>
        </w:r>
        <w:r w:rsidDel="006C09DD">
          <w:delText>trust goes away with .</w:delText>
        </w:r>
        <w:r w:rsidR="00FE6A13" w:rsidDel="006C09DD">
          <w:delText xml:space="preserve">NET </w:delText>
        </w:r>
        <w:r w:rsidDel="006C09DD">
          <w:delText>4 because the ASP.</w:delText>
        </w:r>
        <w:r w:rsidR="00FE6A13" w:rsidDel="006C09DD">
          <w:delText xml:space="preserve">NET </w:delText>
        </w:r>
        <w:r w:rsidDel="006C09DD">
          <w:delText xml:space="preserve">framework enabled the </w:delText>
        </w:r>
        <w:r w:rsidR="007D4B00" w:rsidRPr="007D4B00" w:rsidDel="006C09DD">
          <w:rPr>
            <w:rStyle w:val="CodeinText"/>
          </w:rPr>
          <w:delText>VirtualPathProvider</w:delText>
        </w:r>
        <w:r w:rsidDel="006C09DD">
          <w:delText xml:space="preserve"> to work in </w:delText>
        </w:r>
        <w:r w:rsidR="00FE6A13" w:rsidDel="006C09DD">
          <w:delText xml:space="preserve">medium </w:delText>
        </w:r>
        <w:r w:rsidDel="006C09DD">
          <w:delText>trust.</w:delText>
        </w:r>
      </w:del>
    </w:p>
    <w:p w:rsidR="00FF2F25" w:rsidRPr="00FF2F25" w:rsidDel="006C09DD" w:rsidRDefault="00FF2F25" w:rsidP="000E73C6">
      <w:pPr>
        <w:pStyle w:val="Body"/>
        <w:rPr>
          <w:del w:id="78" w:author="User" w:date="2010-04-08T23:06:00Z"/>
        </w:rPr>
      </w:pPr>
      <w:del w:id="79" w:author="User" w:date="2010-04-08T23:06:00Z">
        <w:r w:rsidDel="006C09DD">
          <w:delText xml:space="preserve">Once a reference is created and the view engine is initialized, you are ready to start using the </w:delText>
        </w:r>
        <w:r w:rsidR="00E735B0" w:rsidDel="006C09DD">
          <w:delText>p</w:delText>
        </w:r>
        <w:r w:rsidDel="006C09DD">
          <w:delText xml:space="preserve">ortable </w:delText>
        </w:r>
        <w:r w:rsidR="00E735B0" w:rsidDel="006C09DD">
          <w:delText>a</w:delText>
        </w:r>
        <w:r w:rsidDel="006C09DD">
          <w:delText xml:space="preserve">reas functionality.  This sample shows how to use a login </w:delText>
        </w:r>
        <w:r w:rsidR="00E735B0" w:rsidDel="006C09DD">
          <w:delText>p</w:delText>
        </w:r>
        <w:r w:rsidDel="006C09DD">
          <w:delText xml:space="preserve">ortable </w:delText>
        </w:r>
        <w:r w:rsidR="00E735B0" w:rsidDel="006C09DD">
          <w:delText>a</w:delText>
        </w:r>
        <w:r w:rsidDel="006C09DD">
          <w:delText xml:space="preserve">rea which provides the full authentication service and user interface elements.  The first step is to call one of the </w:delText>
        </w:r>
        <w:r w:rsidR="00E735B0" w:rsidDel="006C09DD">
          <w:delText>p</w:delText>
        </w:r>
        <w:r w:rsidDel="006C09DD">
          <w:delText xml:space="preserve">ortable </w:delText>
        </w:r>
        <w:r w:rsidR="00E735B0" w:rsidDel="006C09DD">
          <w:delText>a</w:delText>
        </w:r>
        <w:r w:rsidDel="006C09DD">
          <w:delText>rea</w:delText>
        </w:r>
        <w:r w:rsidR="008117DF" w:rsidDel="006C09DD">
          <w:delText>'</w:delText>
        </w:r>
        <w:r w:rsidDel="006C09DD">
          <w:delText xml:space="preserve">s </w:delText>
        </w:r>
        <w:r w:rsidR="008117DF" w:rsidDel="006C09DD">
          <w:delText xml:space="preserve">HTML helper </w:delText>
        </w:r>
        <w:r w:rsidDel="006C09DD">
          <w:delText>methods from your application</w:delText>
        </w:r>
        <w:r w:rsidR="008117DF" w:rsidDel="006C09DD">
          <w:delText>'</w:delText>
        </w:r>
        <w:r w:rsidDel="006C09DD">
          <w:delText>s master page.  By calling the method, shown in listing 5.</w:delText>
        </w:r>
        <w:r w:rsidR="008117DF" w:rsidDel="006C09DD">
          <w:delText>5</w:delText>
        </w:r>
        <w:r w:rsidDel="006C09DD">
          <w:delText xml:space="preserve">,  </w:delText>
        </w:r>
        <w:r w:rsidR="008117DF" w:rsidDel="006C09DD">
          <w:delText xml:space="preserve">a login widget will be displayed on the page. </w:delText>
        </w:r>
      </w:del>
    </w:p>
    <w:p w:rsidR="00FF2F25" w:rsidDel="006C09DD" w:rsidRDefault="00FF2F25" w:rsidP="00FF2F25">
      <w:pPr>
        <w:pStyle w:val="CodeListingCaption"/>
        <w:rPr>
          <w:del w:id="80" w:author="User" w:date="2010-04-08T23:06:00Z"/>
        </w:rPr>
      </w:pPr>
      <w:del w:id="81" w:author="User" w:date="2010-04-08T23:06:00Z">
        <w:r w:rsidDel="006C09DD">
          <w:delText>Listing 5.</w:delText>
        </w:r>
        <w:r w:rsidR="00E80A7D" w:rsidDel="006C09DD">
          <w:delText>5</w:delText>
        </w:r>
        <w:r w:rsidDel="006C09DD">
          <w:delText xml:space="preserve">  Access a </w:delText>
        </w:r>
        <w:r w:rsidR="00E735B0" w:rsidDel="006C09DD">
          <w:delText>p</w:delText>
        </w:r>
        <w:r w:rsidDel="006C09DD">
          <w:delText xml:space="preserve">ortable </w:delText>
        </w:r>
        <w:r w:rsidR="00E735B0" w:rsidDel="006C09DD">
          <w:delText>a</w:delText>
        </w:r>
        <w:r w:rsidDel="006C09DD">
          <w:delText>rea Html Helper from the a Master page</w:delText>
        </w:r>
      </w:del>
    </w:p>
    <w:p w:rsidR="00FF2F25" w:rsidRPr="00FF2F25" w:rsidDel="006C09DD" w:rsidRDefault="00FF2F25" w:rsidP="00FF2F25">
      <w:pPr>
        <w:pStyle w:val="Code"/>
        <w:rPr>
          <w:del w:id="82" w:author="User" w:date="2010-04-08T23:06:00Z"/>
        </w:rPr>
      </w:pPr>
      <w:del w:id="83" w:author="User" w:date="2010-04-08T23:06:00Z">
        <w:r w:rsidRPr="00FF2F25" w:rsidDel="006C09DD">
          <w:delText>&lt;div id="logindisplay"&gt;</w:delText>
        </w:r>
      </w:del>
    </w:p>
    <w:p w:rsidR="00FF2F25" w:rsidDel="006C09DD" w:rsidRDefault="00FF2F25" w:rsidP="00FF2F25">
      <w:pPr>
        <w:pStyle w:val="Code"/>
        <w:rPr>
          <w:del w:id="84" w:author="User" w:date="2010-04-08T23:06:00Z"/>
        </w:rPr>
      </w:pPr>
      <w:del w:id="85" w:author="User" w:date="2010-04-08T23:06:00Z">
        <w:r w:rsidDel="006C09DD">
          <w:tab/>
        </w:r>
        <w:r w:rsidR="0055669A" w:rsidRPr="0055669A" w:rsidDel="006C09DD">
          <w:delText>&lt;%=Html.LoginLink() %&gt;</w:delText>
        </w:r>
        <w:r w:rsidR="0055669A" w:rsidDel="006C09DD">
          <w:delText xml:space="preserve"> </w:delText>
        </w:r>
        <w:r w:rsidR="0055669A" w:rsidDel="006C09DD">
          <w:tab/>
        </w:r>
        <w:r w:rsidR="0055669A" w:rsidDel="006C09DD">
          <w:tab/>
        </w:r>
        <w:r w:rsidR="0055669A" w:rsidDel="006C09DD">
          <w:tab/>
        </w:r>
        <w:r w:rsidR="0055669A" w:rsidDel="006C09DD">
          <w:tab/>
        </w:r>
        <w:r w:rsidR="0055669A" w:rsidDel="006C09DD">
          <w:tab/>
        </w:r>
        <w:r w:rsidR="008117DF" w:rsidDel="006C09DD">
          <w:delText>#A</w:delText>
        </w:r>
      </w:del>
    </w:p>
    <w:p w:rsidR="00FF2F25" w:rsidDel="006C09DD" w:rsidRDefault="00FF2F25" w:rsidP="00FF2F25">
      <w:pPr>
        <w:pStyle w:val="Code"/>
        <w:rPr>
          <w:del w:id="86" w:author="User" w:date="2010-04-08T23:06:00Z"/>
        </w:rPr>
      </w:pPr>
      <w:del w:id="87" w:author="User" w:date="2010-04-08T23:06:00Z">
        <w:r w:rsidRPr="00FF2F25" w:rsidDel="006C09DD">
          <w:delText xml:space="preserve">&lt;/div&gt; </w:delText>
        </w:r>
      </w:del>
    </w:p>
    <w:p w:rsidR="00FF2F25" w:rsidRPr="00FF2F25" w:rsidDel="006C09DD" w:rsidRDefault="008117DF" w:rsidP="0055669A">
      <w:pPr>
        <w:pStyle w:val="CodeAnnotation"/>
        <w:rPr>
          <w:del w:id="88" w:author="User" w:date="2010-04-08T23:06:00Z"/>
        </w:rPr>
      </w:pPr>
      <w:del w:id="89" w:author="User" w:date="2010-04-08T23:06:00Z">
        <w:r w:rsidDel="006C09DD">
          <w:delText>#A</w:delText>
        </w:r>
        <w:r w:rsidR="00FF2F25" w:rsidDel="006C09DD">
          <w:delText xml:space="preserve"> </w:delText>
        </w:r>
        <w:r w:rsidR="00E877D0" w:rsidDel="006C09DD">
          <w:delText xml:space="preserve">An </w:delText>
        </w:r>
        <w:r w:rsidDel="006C09DD">
          <w:delText xml:space="preserve">HTML </w:delText>
        </w:r>
        <w:r w:rsidR="00E877D0" w:rsidDel="006C09DD">
          <w:delText>helper from the portable area</w:delText>
        </w:r>
      </w:del>
    </w:p>
    <w:p w:rsidR="00FF2F25" w:rsidDel="006C09DD" w:rsidRDefault="00FF2F25" w:rsidP="00FF2F25">
      <w:pPr>
        <w:rPr>
          <w:del w:id="90" w:author="User" w:date="2010-04-08T23:06:00Z"/>
        </w:rPr>
      </w:pPr>
    </w:p>
    <w:p w:rsidR="009136B2" w:rsidDel="006C09DD" w:rsidRDefault="006D0C0B" w:rsidP="009136B2">
      <w:pPr>
        <w:pStyle w:val="Body1"/>
        <w:rPr>
          <w:del w:id="91" w:author="User" w:date="2010-04-08T23:06:00Z"/>
        </w:rPr>
      </w:pPr>
      <w:del w:id="92" w:author="User" w:date="2010-04-08T23:06:00Z">
        <w:r w:rsidDel="006C09DD">
          <w:delText xml:space="preserve">Now that the Log on link is visible on the page, the </w:delText>
        </w:r>
        <w:r w:rsidR="009136B2" w:rsidDel="006C09DD">
          <w:delText>hyperlink</w:delText>
        </w:r>
        <w:r w:rsidDel="006C09DD">
          <w:delText xml:space="preserve"> will link to a controller action inside the login </w:delText>
        </w:r>
        <w:r w:rsidR="00E735B0" w:rsidDel="006C09DD">
          <w:delText>p</w:delText>
        </w:r>
        <w:r w:rsidDel="006C09DD">
          <w:delText xml:space="preserve">ortable </w:delText>
        </w:r>
        <w:r w:rsidR="00E735B0" w:rsidDel="006C09DD">
          <w:delText>a</w:delText>
        </w:r>
        <w:r w:rsidDel="006C09DD">
          <w:delText>rea.</w:delText>
        </w:r>
        <w:r w:rsidR="006C39A7" w:rsidDel="006C09DD">
          <w:delText xml:space="preserve">  </w:delText>
        </w:r>
        <w:r w:rsidR="009136B2" w:rsidDel="006C09DD">
          <w:delText xml:space="preserve">This helper makes using the </w:delText>
        </w:r>
        <w:r w:rsidR="00E735B0" w:rsidDel="006C09DD">
          <w:delText>p</w:delText>
        </w:r>
        <w:r w:rsidR="009136B2" w:rsidDel="006C09DD">
          <w:delText xml:space="preserve">ortable </w:delText>
        </w:r>
        <w:r w:rsidR="00E735B0" w:rsidDel="006C09DD">
          <w:delText>a</w:delText>
        </w:r>
        <w:r w:rsidR="009136B2" w:rsidDel="006C09DD">
          <w:delText xml:space="preserve">rea frictionless.  We recommend that </w:delText>
        </w:r>
        <w:r w:rsidR="00E735B0" w:rsidDel="006C09DD">
          <w:delText>p</w:delText>
        </w:r>
        <w:r w:rsidR="009136B2" w:rsidDel="006C09DD">
          <w:delText xml:space="preserve">ortable </w:delText>
        </w:r>
        <w:r w:rsidR="00E735B0" w:rsidDel="006C09DD">
          <w:delText>a</w:delText>
        </w:r>
        <w:r w:rsidR="009136B2" w:rsidDel="006C09DD">
          <w:delText xml:space="preserve">rea developers follow this practice, in order to make consuming a </w:delText>
        </w:r>
        <w:r w:rsidR="00E735B0" w:rsidDel="006C09DD">
          <w:delText>p</w:delText>
        </w:r>
        <w:r w:rsidR="009136B2" w:rsidDel="006C09DD">
          <w:delText xml:space="preserve">ortable </w:delText>
        </w:r>
        <w:r w:rsidR="00E735B0" w:rsidDel="006C09DD">
          <w:delText>a</w:delText>
        </w:r>
        <w:r w:rsidR="009136B2" w:rsidDel="006C09DD">
          <w:delText>rea simple and quick to integrate.</w:delText>
        </w:r>
      </w:del>
    </w:p>
    <w:p w:rsidR="009136B2" w:rsidDel="006C09DD" w:rsidRDefault="009136B2" w:rsidP="009136B2">
      <w:pPr>
        <w:rPr>
          <w:del w:id="93" w:author="User" w:date="2010-04-08T23:06:00Z"/>
        </w:rPr>
      </w:pPr>
    </w:p>
    <w:p w:rsidR="009136B2" w:rsidDel="006C09DD" w:rsidRDefault="009136B2" w:rsidP="009136B2">
      <w:pPr>
        <w:rPr>
          <w:del w:id="94" w:author="User" w:date="2010-04-08T23:06:00Z"/>
        </w:rPr>
      </w:pPr>
    </w:p>
    <w:p w:rsidR="009136B2" w:rsidDel="006C09DD" w:rsidRDefault="009136B2" w:rsidP="009136B2">
      <w:pPr>
        <w:rPr>
          <w:del w:id="95" w:author="User" w:date="2010-04-08T23:06:00Z"/>
        </w:rPr>
      </w:pPr>
      <w:commentRangeStart w:id="96"/>
      <w:commentRangeStart w:id="97"/>
      <w:del w:id="98" w:author="User" w:date="2010-04-08T23:06:00Z">
        <w:r w:rsidRPr="009136B2" w:rsidDel="006C09DD">
          <w:rPr>
            <w:noProof/>
          </w:rPr>
          <w:drawing>
            <wp:inline distT="0" distB="0" distL="0" distR="0">
              <wp:extent cx="4181092" cy="2157984"/>
              <wp:effectExtent l="1905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13610" r="41623" b="63048"/>
                      <a:stretch>
                        <a:fillRect/>
                      </a:stretch>
                    </pic:blipFill>
                    <pic:spPr bwMode="auto">
                      <a:xfrm>
                        <a:off x="0" y="0"/>
                        <a:ext cx="4185744" cy="2160385"/>
                      </a:xfrm>
                      <a:prstGeom prst="rect">
                        <a:avLst/>
                      </a:prstGeom>
                      <a:noFill/>
                      <a:ln w="9525">
                        <a:noFill/>
                        <a:miter lim="800000"/>
                        <a:headEnd/>
                        <a:tailEnd/>
                      </a:ln>
                    </pic:spPr>
                  </pic:pic>
                </a:graphicData>
              </a:graphic>
            </wp:inline>
          </w:drawing>
        </w:r>
        <w:commentRangeEnd w:id="96"/>
        <w:commentRangeEnd w:id="97"/>
        <w:r w:rsidR="00E80A7D" w:rsidDel="006C09DD">
          <w:commentReference w:id="96"/>
        </w:r>
        <w:r w:rsidR="004B5158" w:rsidDel="006C09DD">
          <w:rPr>
            <w:rStyle w:val="CommentReference"/>
            <w:vanish/>
          </w:rPr>
          <w:commentReference w:id="97"/>
        </w:r>
      </w:del>
    </w:p>
    <w:p w:rsidR="009136B2" w:rsidDel="006C09DD" w:rsidRDefault="009136B2" w:rsidP="009136B2">
      <w:pPr>
        <w:pStyle w:val="FigureCaption"/>
        <w:rPr>
          <w:del w:id="99" w:author="User" w:date="2010-04-08T23:06:00Z"/>
        </w:rPr>
      </w:pPr>
      <w:del w:id="100" w:author="User" w:date="2010-04-08T23:06:00Z">
        <w:r w:rsidDel="006C09DD">
          <w:delText>Figure 5.4 The user interface rendered from the helper method</w:delText>
        </w:r>
      </w:del>
    </w:p>
    <w:p w:rsidR="009136B2" w:rsidDel="006C09DD" w:rsidRDefault="006C39A7" w:rsidP="004B5158">
      <w:pPr>
        <w:pStyle w:val="Body"/>
        <w:rPr>
          <w:del w:id="101" w:author="User" w:date="2010-04-08T23:06:00Z"/>
        </w:rPr>
      </w:pPr>
      <w:del w:id="102" w:author="User" w:date="2010-04-08T23:06:00Z">
        <w:r w:rsidDel="006C09DD">
          <w:delText xml:space="preserve">The log on screen is now displayed and all of this functionality to log on </w:delText>
        </w:r>
        <w:r w:rsidR="009136B2" w:rsidDel="006C09DD">
          <w:delText>to the a</w:delText>
        </w:r>
        <w:r w:rsidR="008117DF" w:rsidDel="006C09DD">
          <w:delText>pp</w:delText>
        </w:r>
        <w:r w:rsidR="009136B2" w:rsidDel="006C09DD">
          <w:delText xml:space="preserve">lication </w:delText>
        </w:r>
        <w:r w:rsidDel="006C09DD">
          <w:delText xml:space="preserve">just comes across by the simple configuration of wiring in the </w:delText>
        </w:r>
        <w:r w:rsidR="00E735B0" w:rsidDel="006C09DD">
          <w:delText>p</w:delText>
        </w:r>
        <w:r w:rsidDel="006C09DD">
          <w:delText xml:space="preserve">ortable </w:delText>
        </w:r>
        <w:r w:rsidR="00E735B0" w:rsidDel="006C09DD">
          <w:delText>a</w:delText>
        </w:r>
        <w:r w:rsidDel="006C09DD">
          <w:delText>rea.</w:delText>
        </w:r>
        <w:r w:rsidR="009136B2" w:rsidDel="006C09DD">
          <w:delText xml:space="preserve"> Figure 5.5 shows the logon screen.  It is important to remember that you get more than just the initial screen, there is validation logic and new user creation in this </w:delText>
        </w:r>
        <w:r w:rsidR="00E735B0" w:rsidDel="006C09DD">
          <w:delText>p</w:delText>
        </w:r>
        <w:r w:rsidR="009136B2" w:rsidDel="006C09DD">
          <w:delText xml:space="preserve">ortable </w:delText>
        </w:r>
        <w:r w:rsidR="00E735B0" w:rsidDel="006C09DD">
          <w:delText>a</w:delText>
        </w:r>
        <w:r w:rsidR="009136B2" w:rsidDel="006C09DD">
          <w:delText>rea as well.</w:delText>
        </w:r>
      </w:del>
    </w:p>
    <w:p w:rsidR="009136B2" w:rsidDel="006C09DD" w:rsidRDefault="009136B2" w:rsidP="009136B2">
      <w:pPr>
        <w:rPr>
          <w:del w:id="103" w:author="User" w:date="2010-04-08T23:06:00Z"/>
        </w:rPr>
      </w:pPr>
    </w:p>
    <w:p w:rsidR="009136B2" w:rsidDel="006C09DD" w:rsidRDefault="009136B2" w:rsidP="009136B2">
      <w:pPr>
        <w:rPr>
          <w:del w:id="104" w:author="User" w:date="2010-04-08T23:06:00Z"/>
        </w:rPr>
      </w:pPr>
      <w:del w:id="105" w:author="User" w:date="2010-04-08T23:06:00Z">
        <w:r w:rsidRPr="009136B2" w:rsidDel="006C09DD">
          <w:rPr>
            <w:noProof/>
          </w:rPr>
          <w:drawing>
            <wp:inline distT="0" distB="0" distL="0" distR="0">
              <wp:extent cx="4181094" cy="3151902"/>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l="13866" r="39315" b="43418"/>
                      <a:stretch>
                        <a:fillRect/>
                      </a:stretch>
                    </pic:blipFill>
                    <pic:spPr bwMode="auto">
                      <a:xfrm>
                        <a:off x="0" y="0"/>
                        <a:ext cx="4187057" cy="3156397"/>
                      </a:xfrm>
                      <a:prstGeom prst="rect">
                        <a:avLst/>
                      </a:prstGeom>
                      <a:noFill/>
                      <a:ln w="9525">
                        <a:noFill/>
                        <a:miter lim="800000"/>
                        <a:headEnd/>
                        <a:tailEnd/>
                      </a:ln>
                    </pic:spPr>
                  </pic:pic>
                </a:graphicData>
              </a:graphic>
            </wp:inline>
          </w:drawing>
        </w:r>
      </w:del>
    </w:p>
    <w:p w:rsidR="009136B2" w:rsidDel="006C09DD" w:rsidRDefault="009136B2" w:rsidP="009136B2">
      <w:pPr>
        <w:pStyle w:val="FigureCaption"/>
        <w:rPr>
          <w:del w:id="106" w:author="User" w:date="2010-04-08T23:06:00Z"/>
          <w:highlight w:val="yellow"/>
        </w:rPr>
      </w:pPr>
      <w:del w:id="107" w:author="User" w:date="2010-04-08T23:06:00Z">
        <w:r w:rsidDel="006C09DD">
          <w:delText>Figure 5.5 The log on screen</w:delText>
        </w:r>
        <w:r w:rsidR="00E80A7D" w:rsidDel="006C09DD">
          <w:delText xml:space="preserve"> after clicking the logon link</w:delText>
        </w:r>
      </w:del>
    </w:p>
    <w:p w:rsidR="005E78D2" w:rsidDel="006C09DD" w:rsidRDefault="006C39A7" w:rsidP="004B5158">
      <w:pPr>
        <w:pStyle w:val="Body"/>
        <w:rPr>
          <w:del w:id="108" w:author="User" w:date="2010-04-08T23:06:00Z"/>
        </w:rPr>
      </w:pPr>
      <w:del w:id="109" w:author="User" w:date="2010-04-08T23:06:00Z">
        <w:r w:rsidDel="006C09DD">
          <w:delText xml:space="preserve">  The real power of come across when you see that in addition to a log on screen including all the validation, a new user regi</w:delText>
        </w:r>
        <w:r w:rsidR="005E78D2" w:rsidDel="006C09DD">
          <w:delText>stration screen (see listing 5.6</w:delText>
        </w:r>
        <w:r w:rsidDel="006C09DD">
          <w:delText>) is also part of the portable area.</w:delText>
        </w:r>
      </w:del>
    </w:p>
    <w:p w:rsidR="005E78D2" w:rsidDel="006C09DD" w:rsidRDefault="005E78D2" w:rsidP="005E78D2">
      <w:pPr>
        <w:rPr>
          <w:del w:id="110" w:author="User" w:date="2010-04-08T23:06:00Z"/>
        </w:rPr>
      </w:pPr>
      <w:del w:id="111" w:author="User" w:date="2010-04-08T23:06:00Z">
        <w:r w:rsidRPr="005E78D2" w:rsidDel="006C09DD">
          <w:rPr>
            <w:noProof/>
          </w:rPr>
          <w:drawing>
            <wp:inline distT="0" distB="0" distL="0" distR="0">
              <wp:extent cx="4754118" cy="4289267"/>
              <wp:effectExtent l="19050" t="0" r="8382"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l="13754" r="39807" b="32990"/>
                      <a:stretch>
                        <a:fillRect/>
                      </a:stretch>
                    </pic:blipFill>
                    <pic:spPr bwMode="auto">
                      <a:xfrm>
                        <a:off x="0" y="0"/>
                        <a:ext cx="4760095" cy="4294660"/>
                      </a:xfrm>
                      <a:prstGeom prst="rect">
                        <a:avLst/>
                      </a:prstGeom>
                      <a:noFill/>
                      <a:ln w="9525">
                        <a:noFill/>
                        <a:miter lim="800000"/>
                        <a:headEnd/>
                        <a:tailEnd/>
                      </a:ln>
                    </pic:spPr>
                  </pic:pic>
                </a:graphicData>
              </a:graphic>
            </wp:inline>
          </w:drawing>
        </w:r>
        <w:r w:rsidRPr="009136B2" w:rsidDel="006C09DD">
          <w:delText xml:space="preserve"> </w:delText>
        </w:r>
      </w:del>
    </w:p>
    <w:p w:rsidR="005E78D2" w:rsidRPr="005E78D2" w:rsidDel="006C09DD" w:rsidRDefault="005E78D2" w:rsidP="005E78D2">
      <w:pPr>
        <w:pStyle w:val="FigureCaption"/>
        <w:rPr>
          <w:del w:id="112" w:author="User" w:date="2010-04-08T23:06:00Z"/>
        </w:rPr>
      </w:pPr>
      <w:del w:id="113" w:author="User" w:date="2010-04-08T23:06:00Z">
        <w:r w:rsidDel="006C09DD">
          <w:delText>Figure 5.6 The user registration screen</w:delText>
        </w:r>
      </w:del>
    </w:p>
    <w:p w:rsidR="005E78D2" w:rsidDel="006C09DD" w:rsidRDefault="006C39A7" w:rsidP="004B5158">
      <w:pPr>
        <w:pStyle w:val="Body"/>
        <w:rPr>
          <w:del w:id="114" w:author="User" w:date="2010-04-08T23:06:00Z"/>
        </w:rPr>
      </w:pPr>
      <w:del w:id="115" w:author="User" w:date="2010-04-08T23:06:00Z">
        <w:r w:rsidDel="006C09DD">
          <w:delText xml:space="preserve">Additionally the </w:delText>
        </w:r>
        <w:r w:rsidRPr="009136B2" w:rsidDel="006C09DD">
          <w:rPr>
            <w:rStyle w:val="CodeinText"/>
          </w:rPr>
          <w:delText>LoginLink</w:delText>
        </w:r>
        <w:r w:rsidDel="006C09DD">
          <w:delText xml:space="preserve"> helper that was called from the master page has another surprise</w:delText>
        </w:r>
        <w:r w:rsidR="008117DF" w:rsidDel="006C09DD">
          <w:delText>.</w:delText>
        </w:r>
        <w:r w:rsidDel="006C09DD">
          <w:delText xml:space="preserve"> </w:delText>
        </w:r>
        <w:r w:rsidR="008117DF" w:rsidDel="006C09DD">
          <w:delText xml:space="preserve">Once </w:delText>
        </w:r>
        <w:r w:rsidDel="006C09DD">
          <w:delText>a user is logged in, the link now displays a user welcome message and a log off li</w:delText>
        </w:r>
        <w:r w:rsidR="005E78D2" w:rsidDel="006C09DD">
          <w:delText>nk.  This is shown in Figure 5.7</w:delText>
        </w:r>
        <w:r w:rsidDel="006C09DD">
          <w:delText>.</w:delText>
        </w:r>
      </w:del>
    </w:p>
    <w:p w:rsidR="006C39A7" w:rsidDel="006C09DD" w:rsidRDefault="006C39A7" w:rsidP="006D0C0B">
      <w:pPr>
        <w:rPr>
          <w:del w:id="116" w:author="User" w:date="2010-04-08T23:06:00Z"/>
        </w:rPr>
      </w:pPr>
      <w:del w:id="117" w:author="User" w:date="2010-04-08T23:06:00Z">
        <w:r w:rsidRPr="006C39A7" w:rsidDel="006C09DD">
          <w:rPr>
            <w:noProof/>
          </w:rPr>
          <w:drawing>
            <wp:inline distT="0" distB="0" distL="0" distR="0">
              <wp:extent cx="3617771" cy="3262745"/>
              <wp:effectExtent l="19050" t="0" r="1729"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3617732" cy="3262710"/>
                      </a:xfrm>
                      <a:prstGeom prst="rect">
                        <a:avLst/>
                      </a:prstGeom>
                      <a:noFill/>
                      <a:ln w="9525">
                        <a:noFill/>
                        <a:miter lim="800000"/>
                        <a:headEnd/>
                        <a:tailEnd/>
                      </a:ln>
                    </pic:spPr>
                  </pic:pic>
                </a:graphicData>
              </a:graphic>
            </wp:inline>
          </w:drawing>
        </w:r>
      </w:del>
    </w:p>
    <w:p w:rsidR="006C39A7" w:rsidDel="006C09DD" w:rsidRDefault="005E78D2" w:rsidP="005E78D2">
      <w:pPr>
        <w:pStyle w:val="FigureCaption"/>
        <w:rPr>
          <w:del w:id="118" w:author="User" w:date="2010-04-08T23:06:00Z"/>
        </w:rPr>
      </w:pPr>
      <w:del w:id="119" w:author="User" w:date="2010-04-08T23:06:00Z">
        <w:r w:rsidDel="006C09DD">
          <w:delText>Figure 5.7 the log off link and welcome user message</w:delText>
        </w:r>
      </w:del>
    </w:p>
    <w:p w:rsidR="005E78D2" w:rsidDel="006C09DD" w:rsidRDefault="005E78D2" w:rsidP="004B5158">
      <w:pPr>
        <w:pStyle w:val="Body"/>
        <w:rPr>
          <w:del w:id="120" w:author="User" w:date="2010-04-08T23:06:00Z"/>
        </w:rPr>
      </w:pPr>
      <w:del w:id="121" w:author="User" w:date="2010-04-08T23:06:00Z">
        <w:r w:rsidDel="006C09DD">
          <w:delText xml:space="preserve">  All this with a tiny amount of configuration code and a link from the sites master page.  That really demonstrates how </w:delText>
        </w:r>
        <w:r w:rsidR="00E735B0" w:rsidDel="006C09DD">
          <w:delText>p</w:delText>
        </w:r>
        <w:r w:rsidDel="006C09DD">
          <w:delText xml:space="preserve">ortable </w:delText>
        </w:r>
        <w:r w:rsidR="00E735B0" w:rsidDel="006C09DD">
          <w:delText>a</w:delText>
        </w:r>
        <w:r w:rsidDel="006C09DD">
          <w:delText>reas can be used to provide multi page user interface features delivered as a software component.</w:delText>
        </w:r>
      </w:del>
    </w:p>
    <w:p w:rsidR="005E78D2" w:rsidRDefault="005E78D2" w:rsidP="005E78D2"/>
    <w:p w:rsidR="005E78D2" w:rsidRDefault="005E78D2" w:rsidP="005E78D2"/>
    <w:p w:rsidR="005E78D2" w:rsidRDefault="001D05C2" w:rsidP="005E78D2">
      <w:pPr>
        <w:pStyle w:val="Head1"/>
      </w:pPr>
      <w:r>
        <w:t xml:space="preserve">5.5 </w:t>
      </w:r>
      <w:r w:rsidR="005E78D2">
        <w:t>Summary</w:t>
      </w:r>
    </w:p>
    <w:p w:rsidR="005E78D2" w:rsidRPr="005E78D2" w:rsidRDefault="005E78D2" w:rsidP="005E78D2">
      <w:pPr>
        <w:pStyle w:val="Body1"/>
        <w:rPr>
          <w:highlight w:val="yellow"/>
        </w:rPr>
      </w:pPr>
      <w:r>
        <w:t>This chapter covered using 3rd party component</w:t>
      </w:r>
      <w:r w:rsidR="00684699">
        <w:t>s in an MVC application.  We covered using a page level component, the MvcContrib Grid</w:t>
      </w:r>
      <w:r w:rsidR="007624C1">
        <w:t xml:space="preserve">.  </w:t>
      </w:r>
      <w:r w:rsidR="008117DF">
        <w:t>We w</w:t>
      </w:r>
      <w:r w:rsidR="007624C1">
        <w:t xml:space="preserve">alked through using the Grid's </w:t>
      </w:r>
      <w:r w:rsidR="007D4B00" w:rsidRPr="007D4B00">
        <w:rPr>
          <w:rStyle w:val="CodeinText"/>
        </w:rPr>
        <w:t>AutoGenerateColumns</w:t>
      </w:r>
      <w:r w:rsidR="008117DF">
        <w:t xml:space="preserve"> </w:t>
      </w:r>
      <w:r w:rsidR="007624C1">
        <w:t xml:space="preserve">feature for simple cases.  We also demonstrated a more advanced usage of the Grid, using its powerful strongly typed API.  We defined a </w:t>
      </w:r>
      <w:r w:rsidR="00E735B0">
        <w:t>p</w:t>
      </w:r>
      <w:r w:rsidR="007624C1">
        <w:t xml:space="preserve">ortable </w:t>
      </w:r>
      <w:r w:rsidR="00E735B0">
        <w:t>a</w:t>
      </w:r>
      <w:r w:rsidR="007624C1">
        <w:t xml:space="preserve">rea as a </w:t>
      </w:r>
      <w:r w:rsidR="007624C1">
        <w:lastRenderedPageBreak/>
        <w:t xml:space="preserve">component which takes the MVC 2 concept of an </w:t>
      </w:r>
      <w:r w:rsidR="00E735B0">
        <w:t>a</w:t>
      </w:r>
      <w:r w:rsidR="007624C1">
        <w:t xml:space="preserve">rea and packages that </w:t>
      </w:r>
      <w:r w:rsidR="00E735B0">
        <w:t>area</w:t>
      </w:r>
      <w:r w:rsidR="007624C1">
        <w:t xml:space="preserve"> into a single </w:t>
      </w:r>
      <w:r w:rsidR="008117DF">
        <w:t xml:space="preserve">DLL </w:t>
      </w:r>
      <w:r w:rsidR="007624C1">
        <w:t xml:space="preserve">for easy </w:t>
      </w:r>
      <w:r w:rsidR="00086334">
        <w:t>portability</w:t>
      </w:r>
      <w:r w:rsidR="007624C1">
        <w:t xml:space="preserve">. We then walked through a small demonstration of how to add and use a </w:t>
      </w:r>
      <w:r w:rsidR="00E735B0">
        <w:t>p</w:t>
      </w:r>
      <w:r w:rsidR="007624C1">
        <w:t xml:space="preserve">ortable </w:t>
      </w:r>
      <w:r w:rsidR="00E735B0">
        <w:t>ar</w:t>
      </w:r>
      <w:r w:rsidR="007624C1">
        <w:t xml:space="preserve">ea from within a MVC 2 web application project.  These two different types of components show that there are different ways to look at how much functionality a component could provide.  The Grid provides a single control like experience, while the </w:t>
      </w:r>
      <w:r w:rsidR="00E735B0">
        <w:t>p</w:t>
      </w:r>
      <w:r w:rsidR="007624C1">
        <w:t xml:space="preserve">ortable </w:t>
      </w:r>
      <w:r w:rsidR="00E735B0">
        <w:t>a</w:t>
      </w:r>
      <w:r w:rsidR="007624C1">
        <w:t>rea can provide a mul</w:t>
      </w:r>
      <w:r w:rsidR="00086334">
        <w:t>ti</w:t>
      </w:r>
      <w:r w:rsidR="007624C1">
        <w:t xml:space="preserve">-page </w:t>
      </w:r>
      <w:r w:rsidR="00086334">
        <w:t>component</w:t>
      </w:r>
      <w:r w:rsidR="007624C1">
        <w:t xml:space="preserve">. </w:t>
      </w:r>
      <w:r w:rsidR="00684699">
        <w:t xml:space="preserve">  By using these </w:t>
      </w:r>
      <w:r w:rsidR="00763A15">
        <w:t>components</w:t>
      </w:r>
      <w:r w:rsidR="00684699">
        <w:t xml:space="preserve"> you can provide more functionality quickly.  The next chapter will cover hosting a MVC application in Internet Information Server.</w:t>
      </w:r>
    </w:p>
    <w:sectPr w:rsidR="005E78D2" w:rsidRPr="005E78D2" w:rsidSect="00B92776">
      <w:headerReference w:type="even" r:id="rId17"/>
      <w:headerReference w:type="default" r:id="rId18"/>
      <w:footerReference w:type="even" r:id="rId19"/>
      <w:footerReference w:type="first" r:id="rId20"/>
      <w:footnotePr>
        <w:numRestart w:val="eachSect"/>
      </w:footnotePr>
      <w:pgSz w:w="10627" w:h="13320" w:code="13"/>
      <w:pgMar w:top="1800" w:right="1080" w:bottom="1080" w:left="1987" w:header="720" w:footer="720" w:gutter="0"/>
      <w:pgNumType w:start="1" w:chapSep="period"/>
      <w:cols w:space="0"/>
      <w:noEndnote/>
      <w:docGrid w:linePitch="218"/>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JSkinner" w:date="2010-04-02T15:40:00Z" w:initials="JS">
    <w:p w:rsidR="00130C0F" w:rsidRDefault="00130C0F">
      <w:r>
        <w:annotationRef/>
      </w:r>
      <w:r>
        <w:t xml:space="preserve">The portable areas section of this chapter seems to have a lot of overlap with chapter 22. </w:t>
      </w:r>
    </w:p>
  </w:comment>
  <w:comment w:id="9" w:author="JSkinner" w:date="2010-04-02T15:40:00Z" w:initials="JS">
    <w:p w:rsidR="00130C0F" w:rsidRDefault="00130C0F">
      <w:r>
        <w:annotationRef/>
      </w:r>
      <w:r>
        <w:t xml:space="preserve">I would suggest including a listing that shows the strongly typed Inherits attribute in the view. </w:t>
      </w:r>
    </w:p>
  </w:comment>
  <w:comment w:id="10" w:author="JSkinner" w:date="2010-04-02T15:40:00Z" w:initials="JS">
    <w:p w:rsidR="00130C0F" w:rsidRDefault="00130C0F">
      <w:r>
        <w:annotationRef/>
      </w:r>
      <w:r>
        <w:t xml:space="preserve">This chapter mentions "People" in many places, but should actually be "Person" to match the sample code. I've changed all those that I noticed. </w:t>
      </w:r>
    </w:p>
  </w:comment>
  <w:comment w:id="11" w:author="JSkinner" w:date="2010-04-02T15:40:00Z" w:initials="JS">
    <w:p w:rsidR="00130C0F" w:rsidRDefault="00130C0F">
      <w:r>
        <w:annotationRef/>
      </w:r>
      <w:r>
        <w:t>I think it would be sensible to show the definition of the Person class.</w:t>
      </w:r>
    </w:p>
  </w:comment>
  <w:comment w:id="12" w:author="JSkinner" w:date="2010-04-02T15:40:00Z" w:initials="JS">
    <w:p w:rsidR="00130C0F" w:rsidRDefault="00130C0F">
      <w:r>
        <w:annotationRef/>
      </w:r>
      <w:r>
        <w:t xml:space="preserve">Re-worded to remove inaccuracies and improve clarity. Please check this is OK. </w:t>
      </w:r>
    </w:p>
  </w:comment>
  <w:comment w:id="13" w:author="JSkinner" w:date="2010-04-02T15:40:00Z" w:initials="JS">
    <w:p w:rsidR="00130C0F" w:rsidRDefault="00130C0F">
      <w:r>
        <w:annotationRef/>
      </w:r>
      <w:r>
        <w:t>Screenshot does not match the sample code and needs updating. Would also be a good opportunity to shorten the screenshot to include fewer rows (I've already updated the sample code)</w:t>
      </w:r>
    </w:p>
  </w:comment>
  <w:comment w:id="14" w:author="JSkinner" w:date="2010-04-02T15:40:00Z" w:initials="JS">
    <w:p w:rsidR="00130C0F" w:rsidRDefault="00130C0F">
      <w:r>
        <w:annotationRef/>
      </w:r>
      <w:r>
        <w:t xml:space="preserve">Personally I'd still consider this to be basic usage. Advanced usage would cover paging, sorting, custom grid renderers etc. </w:t>
      </w:r>
    </w:p>
  </w:comment>
  <w:comment w:id="15" w:author="JSkinner" w:date="2010-04-02T15:40:00Z" w:initials="JS">
    <w:p w:rsidR="00130C0F" w:rsidRDefault="00130C0F">
      <w:r>
        <w:annotationRef/>
      </w:r>
      <w:r>
        <w:t>You can turn off rendering some columns by using ScaffoldColumn(false)</w:t>
      </w:r>
    </w:p>
  </w:comment>
  <w:comment w:id="16" w:author="JSkinner" w:date="2010-04-02T15:40:00Z" w:initials="JS">
    <w:p w:rsidR="00130C0F" w:rsidRDefault="00130C0F">
      <w:r>
        <w:annotationRef/>
      </w:r>
      <w:r>
        <w:t>Added reference to listing 5.3</w:t>
      </w:r>
    </w:p>
  </w:comment>
  <w:comment w:id="17" w:author="JSkinner" w:date="2010-04-02T15:44:00Z" w:initials="JS">
    <w:p w:rsidR="00130C0F" w:rsidRDefault="00130C0F">
      <w:r>
        <w:annotationRef/>
      </w:r>
      <w:r>
        <w:t>Reworded for simplicity</w:t>
      </w:r>
    </w:p>
  </w:comment>
  <w:comment w:id="18" w:author="JSkinner" w:date="2010-04-02T15:55:00Z" w:initials="JS">
    <w:p w:rsidR="00130C0F" w:rsidRDefault="00130C0F">
      <w:r>
        <w:annotationRef/>
      </w:r>
      <w:r>
        <w:t xml:space="preserve">I don’t think this is really the case…there were strongly typed HTML helpers around before I wrote the grid. I'd rather not be credited for something that I didn't do </w:t>
      </w:r>
      <w:r w:rsidRPr="00A92C72">
        <w:sym w:font="Wingdings" w:char="F04A"/>
      </w:r>
    </w:p>
  </w:comment>
  <w:comment w:id="19" w:author="JSkinner" w:date="2010-04-02T15:40:00Z" w:initials="JS">
    <w:p w:rsidR="00130C0F" w:rsidRDefault="00130C0F">
      <w:r>
        <w:annotationRef/>
      </w:r>
    </w:p>
  </w:comment>
  <w:comment w:id="20" w:author="User" w:date="2010-04-02T15:40:00Z" w:initials="U">
    <w:p w:rsidR="00130C0F" w:rsidRDefault="00130C0F">
      <w:r>
        <w:annotationRef/>
      </w:r>
      <w:r>
        <w:t>This is an existing sample. I resized it to cut down on the realestate.</w:t>
      </w:r>
    </w:p>
  </w:comment>
  <w:comment w:id="21" w:author="Katharine Osborne" w:date="2010-04-02T15:40:00Z" w:initials="KO">
    <w:p w:rsidR="00130C0F" w:rsidRDefault="00130C0F">
      <w:pPr>
        <w:pStyle w:val="CommentText"/>
      </w:pPr>
      <w:r>
        <w:rPr>
          <w:rStyle w:val="CommentReference"/>
        </w:rPr>
        <w:annotationRef/>
      </w:r>
      <w:r>
        <w:t>Again, this is too big. The idea could be conveyed as effectively if there were half as many rows.</w:t>
      </w:r>
    </w:p>
  </w:comment>
  <w:comment w:id="22" w:author="JSkinner" w:date="2010-04-02T15:40:00Z" w:initials="JS">
    <w:p w:rsidR="00130C0F" w:rsidRDefault="00130C0F">
      <w:r>
        <w:annotationRef/>
      </w:r>
      <w:r>
        <w:t xml:space="preserve">I've modified the sample project to render fewer rows - the screenshot just needs updating. </w:t>
      </w:r>
    </w:p>
  </w:comment>
  <w:comment w:id="24" w:author="JSkinner" w:date="2010-04-02T17:27:00Z" w:initials="JS">
    <w:p w:rsidR="00570BF2" w:rsidRDefault="00570BF2">
      <w:r>
        <w:annotationRef/>
      </w:r>
      <w:r>
        <w:t xml:space="preserve">Chapter 22 is dedicated to portable areas and there is some overlap with this section. For example, both sections 22.2 and 5.4 are entitled "Consuming a portable area" and cover the same material. </w:t>
      </w:r>
    </w:p>
  </w:comment>
  <w:comment w:id="25" w:author="Katharine Osborne" w:date="2010-04-02T13:42:00Z" w:initials="KO">
    <w:p w:rsidR="001D05C2" w:rsidRPr="001D05C2" w:rsidRDefault="001D05C2">
      <w:pPr>
        <w:pStyle w:val="CommentText"/>
        <w:rPr>
          <w:rStyle w:val="Italics"/>
          <w:i w:val="0"/>
        </w:rPr>
      </w:pPr>
      <w:r>
        <w:rPr>
          <w:rStyle w:val="CommentReference"/>
        </w:rPr>
        <w:annotationRef/>
      </w:r>
      <w:r>
        <w:rPr>
          <w:rStyle w:val="Italics"/>
          <w:i w:val="0"/>
        </w:rPr>
        <w:t>I recommend comparing the text in this section with the intro to chapter 22. Incorporate 22’s definition of a portable area here – then simplify the definition in 22 to just briefly recap (“if you recall from chapter 5, a portable area is…”)</w:t>
      </w:r>
    </w:p>
  </w:comment>
  <w:comment w:id="37" w:author="Katharine Osborne" w:date="2010-04-02T13:49:00Z" w:initials="KO">
    <w:p w:rsidR="001D05C2" w:rsidRPr="001D05C2" w:rsidRDefault="001D05C2">
      <w:pPr>
        <w:pStyle w:val="CommentText"/>
        <w:rPr>
          <w:rStyle w:val="Italics"/>
          <w:i w:val="0"/>
        </w:rPr>
      </w:pPr>
      <w:r>
        <w:rPr>
          <w:rStyle w:val="CommentReference"/>
        </w:rPr>
        <w:annotationRef/>
      </w:r>
      <w:r>
        <w:rPr>
          <w:rStyle w:val="Italics"/>
          <w:i w:val="0"/>
        </w:rPr>
        <w:t>I recommend removing section 22.2 from chapter 22, as it pretty much duplicates what is here.</w:t>
      </w:r>
    </w:p>
  </w:comment>
  <w:comment w:id="52" w:author="Katharine Osborne" w:date="2010-04-02T13:46:00Z" w:initials="KO">
    <w:p w:rsidR="001D05C2" w:rsidRDefault="001D05C2">
      <w:pPr>
        <w:pStyle w:val="CommentText"/>
      </w:pPr>
      <w:r>
        <w:rPr>
          <w:rStyle w:val="CommentReference"/>
        </w:rPr>
        <w:annotationRef/>
      </w:r>
      <w:r>
        <w:t>This is identical to Listing 22.2</w:t>
      </w:r>
    </w:p>
  </w:comment>
  <w:comment w:id="96" w:author="User" w:date="2010-04-02T15:40:00Z" w:initials="U">
    <w:p w:rsidR="00130C0F" w:rsidRDefault="00130C0F">
      <w:r>
        <w:annotationRef/>
      </w:r>
      <w:r>
        <w:t>I will discuss, this will the author team. Since the book will be printed in black and white, we need to determine what effect this will have.</w:t>
      </w:r>
    </w:p>
  </w:comment>
  <w:comment w:id="97" w:author="Katharine Osborne" w:date="2010-04-02T15:40:00Z" w:initials="KO">
    <w:p w:rsidR="00130C0F" w:rsidRDefault="00130C0F">
      <w:pPr>
        <w:pStyle w:val="CommentText"/>
      </w:pPr>
      <w:r>
        <w:rPr>
          <w:rStyle w:val="CommentReference"/>
        </w:rPr>
        <w:annotationRef/>
      </w:r>
      <w:r>
        <w:t>Should the rectangle be green to be consistent with other chapters?</w:t>
      </w:r>
    </w:p>
  </w:comment>
</w:comments>
</file>

<file path=word/customizations.xml><?xml version="1.0" encoding="utf-8"?>
<wne:tcg xmlns:r="http://schemas.openxmlformats.org/officeDocument/2006/relationships" xmlns:wne="http://schemas.microsoft.com/office/word/2006/wordml">
  <wne:keymaps>
    <wne:keymap wne:kcmPrimary="0220">
      <wne:acd wne:acdName="acd37"/>
    </wne:keymap>
    <wne:keymap wne:kcmPrimary="0242">
      <wne:acd wne:acdName="acd2"/>
    </wne:keymap>
    <wne:keymap wne:kcmPrimary="0249">
      <wne:acd wne:acdName="acd18"/>
    </wne:keymap>
    <wne:keymap wne:kcmPrimary="0255">
      <wne:acd wne:acdName="acd30"/>
    </wne:keymap>
    <wne:keymap wne:kcmPrimary="0343">
      <wne:acd wne:acdName="acd1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Manifest>
    <wne:toolbarData r:id="rId1"/>
  </wne:toolbars>
  <wne:acds>
    <wne:acd wne:argValue="AgAuAEIAbwBkAHkA" wne:acdName="acd0" wne:fciIndexBasedOn="0065"/>
    <wne:acd wne:argValue="AgAuAEIAbwBkAHkAIAAxAA==" wne:acdName="acd1" wne:fciIndexBasedOn="0065"/>
    <wne:acd wne:argValue="AgAuAEIAbwBsAGQA" wne:acdName="acd2" wne:fciIndexBasedOn="0065"/>
    <wne:acd wne:argValue="AgAuAEIAbwBsAGQAIABJAHQAYQBsAGkAYwBzAA==" wne:acdName="acd3" wne:fciIndexBasedOn="0065"/>
    <wne:acd wne:argValue="AgAuAEMAYQBsAGwAbwB1AHQA" wne:acdName="acd4" wne:fciIndexBasedOn="0065"/>
    <wne:acd wne:argValue="AgAuAEMAYQBsAGwAbwB1AHQAIABIAGUAYQBkAA==" wne:acdName="acd5" wne:fciIndexBasedOn="0065"/>
    <wne:acd wne:argValue="AgAuAEMAbwBkAGUA" wne:acdName="acd6" wne:fciIndexBasedOn="0065"/>
    <wne:acd wne:argValue="AgAuAEMAbwBkAGUAIABBAG4AbgBvAHQAYQB0AGkAbwBuAA==" wne:acdName="acd7" wne:fciIndexBasedOn="0065"/>
    <wne:acd wne:argValue="AgAuAEMAbwBkAGUAIABBAG4AbgBvAHQAYQB0AGkAbwBuACAAQgBvAGQAeQA=" wne:acdName="acd8" wne:fciIndexBasedOn="0065"/>
    <wne:acd wne:argValue="AgAuAEMAbwBkAGUAIABpAG4AIABUAGEAYgBsAGUA" wne:acdName="acd9" wne:fciIndexBasedOn="0065"/>
    <wne:acd wne:argValue="AgAuAEMAbwBkAGUAIABpAG4AIABUAGUAeAB0AA==" wne:acdName="acd10" wne:fciIndexBasedOn="0065"/>
    <wne:acd wne:argValue="AgAuAEMAbwBkAGUAIABMAGkAcwB0AGkAbgBnACAAQwBhAHAAdABpAG8AbgA=" wne:acdName="acd11" wne:fciIndexBasedOn="0065"/>
    <wne:acd wne:argValue="AgAuAEMAbwBkAGUAIABBAHEAdQBhAA==" wne:acdName="acd12" wne:fciIndexBasedOn="0065"/>
    <wne:acd wne:argValue="AgAuAEcAbABvAHMAcwBhAHIAeQAgAEQAZQBmAGkAbgBpAHQAaQBvAG4A" wne:acdName="acd13" wne:fciIndexBasedOn="0065"/>
    <wne:acd wne:argValue="AgAuAEcAbABvAHMAcwBhAHIAeQAgAFQAZQByAG0A" wne:acdName="acd14" wne:fciIndexBasedOn="0065"/>
    <wne:acd wne:argValue="AgAuAEgAZQBhAGQAIAAxAA==" wne:acdName="acd15" wne:fciIndexBasedOn="0065"/>
    <wne:acd wne:argValue="AgAuAEgAZQBhAGQAIAAyAA==" wne:acdName="acd16" wne:fciIndexBasedOn="0065"/>
    <wne:acd wne:argValue="AgAuAEgAZQBhAGQAIAAzAA==" wne:acdName="acd17" wne:fciIndexBasedOn="0065"/>
    <wne:acd wne:argValue="AgAuAEkAdABhAGwAaQBjAHMA" wne:acdName="acd18" wne:fciIndexBasedOn="0065"/>
    <wne:acd wne:argValue="AgAuAEwAaQBzAHQAIABCAG8AZAB5AA==" wne:acdName="acd19" wne:fciIndexBasedOn="0065"/>
    <wne:acd wne:argValue="AgAuAEwAaQBzAHQAIABOAHUAbQBiAGUAcgBlAGQA" wne:acdName="acd20" wne:fciIndexBasedOn="0065"/>
    <wne:acd wne:argValue="AgAuAFEAdQBvAHQAZQA=" wne:acdName="acd21" wne:fciIndexBasedOn="0065"/>
    <wne:acd wne:argValue="AgAuAFEAdQBvAHQAZQAgAFMAbwB1AHIAYwBlAA==" wne:acdName="acd22" wne:fciIndexBasedOn="0065"/>
    <wne:acd wne:argValue="AgAuAFMAaQBkAGUAYgBhAHIA" wne:acdName="acd23" wne:fciIndexBasedOn="0065"/>
    <wne:acd wne:argValue="AgAuAFMAaQBkAGUAYgBhAHIAIABIAGUAYQBkAA==" wne:acdName="acd24" wne:fciIndexBasedOn="0065"/>
    <wne:acd wne:argValue="AgAuAFQAYQBiAGwAZQAgAEMAYQBwAHQAaQBvAG4A" wne:acdName="acd25" wne:fciIndexBasedOn="0065"/>
    <wne:acd wne:argValue="AgAuAFQAYQBiAGwAZQAgAEgAZQBhAGQA" wne:acdName="acd26" wne:fciIndexBasedOn="0065"/>
    <wne:acd wne:argValue="AgAuAFQAYQBiAGwAZQAgAEIAbwBkAHkA" wne:acdName="acd27" wne:fciIndexBasedOn="0065"/>
    <wne:acd wne:argValue="AgAuAFQAYQBiAGwAZQAgAEYAbwBvAHQAZQByAA==" wne:acdName="acd28" wne:fciIndexBasedOn="0065"/>
    <wne:acd wne:argValue="AgAuAFQAeQBwAGUAcwBlAHQAdABlAHIAIABOAG8AdABlAA==" wne:acdName="acd29" wne:fciIndexBasedOn="0065"/>
    <wne:acd wne:argValue="AgAuAFUAbgBkAGUAcgBsAGkAbgBlAA==" wne:acdName="acd30" wne:fciIndexBasedOn="0065"/>
    <wne:acd wne:argValue="AgBDAE8AIABDAGgAYQBwAHQAZQByACAATgB1AG0AYgBlAHIA" wne:acdName="acd31" wne:fciIndexBasedOn="0065"/>
    <wne:acd wne:argValue="AgBDAE8AIABDAGgAYQBwAHQAZQByACAAVABpAHQAbABlAA==" wne:acdName="acd32" wne:fciIndexBasedOn="0065"/>
    <wne:acd wne:argValue="AgAuAEwAaQBzAHQAIABCAHUAbABsAGUAdAA=" wne:acdName="acd33" wne:fciIndexBasedOn="0065"/>
    <wne:acd wne:argValue="AgAuAEYAaQBnAHUAcgBlACAAQwBhAHAAdABpAG8AbgA=" wne:acdName="acd34" wne:fciIndexBasedOn="0065"/>
    <wne:acd wne:argValue="AgAuAEYAaQBnAHUAcgBlAA==" wne:acdName="acd35" wne:fciIndexBasedOn="0065"/>
    <wne:acd wne:argValue="AgAuAFIAZQBmAGUAcgBlAG4AYwBlAA==" wne:acdName="acd36" wne:fciIndexBasedOn="0065"/>
    <wne:acd wne:argValue="AQAAAEEA" wne:acdName="acd37" wne:fciIndexBasedOn="0065"/>
    <wne:acd wne:argValue="AgAuAEMAbwBkAGUAIABCAGwAdQBlACAAKABEAGEAcgBrACkA" wne:acdName="acd38" wne:fciIndexBasedOn="0065"/>
    <wne:acd wne:argValue="AgAuAEMAbwBkAGUAIABCAGwAdQBlACAAKABMAGkAZwBoAHQAKQA=" wne:acdName="acd39" wne:fciIndexBasedOn="0065"/>
    <wne:acd wne:argValue="AgAuAEMAbwBkAGUAIABCAHIAbwB3AG4A" wne:acdName="acd40" wne:fciIndexBasedOn="0065"/>
    <wne:acd wne:argValue="AgAuAEMAbwBkAGUAIABHAHIAZQBlAG4A" wne:acdName="acd41" wne:fciIndexBasedOn="0065"/>
    <wne:acd wne:argValue="AgAuAEMAbwBkAGUAIABSAGUAZAAgACgAQgByAGkAZwBoAHQAKQA=" wne:acdName="acd42" wne:fciIndexBasedOn="0065"/>
    <wne:acd wne:argValue="AgAuAEMAbwBkAGUAIABSAGUAZAAgACgARABhAHIAawApAA==" wne:acdName="acd43" wne:fciIndexBasedOn="0065"/>
    <wne:acd wne:argValue="AgAuAEMAbwBkAGUAIABCAG8AbABkAA==" wne:acdName="acd44" wne:fciIndexBasedOn="0065"/>
    <wne:acd wne:argValue="AgAuAEMAbwBkAGUAIABCAG8AbABkACAASQB0AGEAbABpAGMA" wne:acdName="acd45" wne:fciIndexBasedOn="0065"/>
    <wne:acd wne:argValue="AgAuAEMAbwBkAGUAIABJAHQAYQBsAGkAYwA=" wne:acdName="acd46" wne:fciIndexBasedOn="0065"/>
    <wne:acd wne:argValue="AgAuAEMAbwBkAGUAIABTAHQAcgBpAGsAZQB0AGgAcgBvAHUAZwBoAA==" wne:acdName="acd47" wne:fciIndexBasedOn="0065"/>
    <wne:acd wne:argValue="AgAuAEMAbwBkAGUAIABVAG4AZABlAHIAbABpAG4AZQA=" wne:acdName="acd48"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4F9F" w:rsidRDefault="00A24F9F">
      <w:r>
        <w:separator/>
      </w:r>
    </w:p>
    <w:p w:rsidR="00A24F9F" w:rsidRDefault="00A24F9F"/>
  </w:endnote>
  <w:endnote w:type="continuationSeparator" w:id="0">
    <w:p w:rsidR="00A24F9F" w:rsidRDefault="00A24F9F">
      <w:r>
        <w:continuationSeparator/>
      </w:r>
    </w:p>
    <w:p w:rsidR="00A24F9F" w:rsidRDefault="00A24F9F"/>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
    <w:altName w:val="Times New Roman"/>
    <w:charset w:val="00"/>
    <w:family w:val="roman"/>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Pr="00553572" w:rsidRDefault="00130C0F" w:rsidP="00553572">
    <w:pPr>
      <w:pStyle w:val="Body1"/>
    </w:pPr>
    <w:r>
      <w:t xml:space="preserve">©Manning Publications Co. </w:t>
    </w:r>
    <w:r w:rsidRPr="00553572">
      <w:t>Please post comments or corrections to the Author Online forum:</w:t>
    </w:r>
  </w:p>
  <w:p w:rsidR="00130C0F" w:rsidRPr="00DB3E55" w:rsidRDefault="00130C0F" w:rsidP="00553572">
    <w:pPr>
      <w:pStyle w:val="Body1"/>
      <w:rPr>
        <w:rStyle w:val="Hyperlink"/>
      </w:rPr>
    </w:pPr>
    <w:r w:rsidRPr="00DB3E55">
      <w:rPr>
        <w:rStyle w:val="Hyperlink"/>
      </w:rPr>
      <w:t>http://www.manning-sandbox.com/forum.jspa?forumID=XYZ</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Default="00130C0F" w:rsidP="00327B8E">
    <w:r>
      <w:pgNum/>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4F9F" w:rsidRDefault="00A24F9F">
      <w:r>
        <w:separator/>
      </w:r>
    </w:p>
    <w:p w:rsidR="00A24F9F" w:rsidRDefault="00A24F9F"/>
  </w:footnote>
  <w:footnote w:type="continuationSeparator" w:id="0">
    <w:p w:rsidR="00A24F9F" w:rsidRDefault="00A24F9F">
      <w:r>
        <w:continuationSeparator/>
      </w:r>
    </w:p>
    <w:p w:rsidR="00A24F9F" w:rsidRDefault="00A24F9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Pr="00553572" w:rsidRDefault="00A6111B" w:rsidP="00D97E72">
    <w:pPr>
      <w:pStyle w:val="Body1"/>
      <w:tabs>
        <w:tab w:val="center" w:pos="3600"/>
        <w:tab w:val="right" w:pos="7200"/>
      </w:tabs>
    </w:pPr>
    <w:fldSimple w:instr="PAGE  ">
      <w:r w:rsidR="006C09DD">
        <w:rPr>
          <w:noProof/>
        </w:rPr>
        <w:t>6</w:t>
      </w:r>
    </w:fldSimple>
    <w:r w:rsidR="00130C0F" w:rsidRPr="00553572">
      <w:tab/>
    </w:r>
    <w:r w:rsidR="00130C0F">
      <w:tab/>
    </w:r>
    <w:r w:rsidR="00130C0F" w:rsidRPr="00553572">
      <w:rPr>
        <w:rStyle w:val="BoldItalics"/>
      </w:rPr>
      <w:t>Author</w:t>
    </w:r>
    <w:r w:rsidR="00130C0F" w:rsidRPr="00553572">
      <w:t xml:space="preserve"> / </w:t>
    </w:r>
    <w:r w:rsidR="00130C0F" w:rsidRPr="00553572">
      <w:rPr>
        <w:rStyle w:val="BoldItalics"/>
      </w:rPr>
      <w:t>Title</w:t>
    </w:r>
    <w:r w:rsidR="00130C0F" w:rsidRPr="00553572">
      <w:tab/>
      <w:t xml:space="preserve">Last saved: </w:t>
    </w:r>
    <w:fldSimple w:instr=" SAVEDATE  \@ &quot;M/d/yyyy&quot;  \* MERGEFORMAT ">
      <w:r w:rsidR="006C09DD">
        <w:rPr>
          <w:noProof/>
        </w:rPr>
        <w:t>4/2/2010</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30C0F" w:rsidRPr="00553572" w:rsidRDefault="00130C0F" w:rsidP="00B92776">
    <w:pPr>
      <w:pStyle w:val="Body1"/>
      <w:tabs>
        <w:tab w:val="right" w:pos="360"/>
        <w:tab w:val="center" w:pos="4320"/>
        <w:tab w:val="left" w:pos="7200"/>
      </w:tabs>
    </w:pPr>
    <w:r>
      <w:t xml:space="preserve">Last saved: </w:t>
    </w:r>
    <w:fldSimple w:instr=" SAVEDATE  \@ &quot;M/d/yyyy&quot;  \* MERGEFORMAT ">
      <w:r w:rsidR="006C09DD">
        <w:rPr>
          <w:noProof/>
        </w:rPr>
        <w:t>4/2/2010</w:t>
      </w:r>
    </w:fldSimple>
    <w:r w:rsidRPr="00553572">
      <w:tab/>
    </w:r>
    <w:r w:rsidRPr="00553572">
      <w:rPr>
        <w:rStyle w:val="BoldItalics"/>
      </w:rPr>
      <w:t>Author</w:t>
    </w:r>
    <w:r w:rsidRPr="00553572">
      <w:t xml:space="preserve"> / </w:t>
    </w:r>
    <w:r w:rsidRPr="00553572">
      <w:rPr>
        <w:rStyle w:val="BoldItalics"/>
      </w:rPr>
      <w:t>Title</w:t>
    </w:r>
    <w:r w:rsidRPr="00553572">
      <w:tab/>
    </w:r>
    <w:fldSimple w:instr="PAGE  ">
      <w:r w:rsidR="006C09DD">
        <w:rPr>
          <w:noProof/>
        </w:rPr>
        <w:t>5</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40AF5E0"/>
    <w:lvl w:ilvl="0">
      <w:start w:val="1"/>
      <w:numFmt w:val="decimal"/>
      <w:lvlText w:val="%1."/>
      <w:lvlJc w:val="left"/>
      <w:pPr>
        <w:tabs>
          <w:tab w:val="num" w:pos="1800"/>
        </w:tabs>
        <w:ind w:left="1800" w:hanging="360"/>
      </w:pPr>
    </w:lvl>
  </w:abstractNum>
  <w:abstractNum w:abstractNumId="1">
    <w:nsid w:val="FFFFFF7D"/>
    <w:multiLevelType w:val="singleLevel"/>
    <w:tmpl w:val="F028CE94"/>
    <w:lvl w:ilvl="0">
      <w:start w:val="1"/>
      <w:numFmt w:val="decimal"/>
      <w:lvlText w:val="%1."/>
      <w:lvlJc w:val="left"/>
      <w:pPr>
        <w:tabs>
          <w:tab w:val="num" w:pos="1440"/>
        </w:tabs>
        <w:ind w:left="1440" w:hanging="360"/>
      </w:pPr>
    </w:lvl>
  </w:abstractNum>
  <w:abstractNum w:abstractNumId="2">
    <w:nsid w:val="FFFFFF7E"/>
    <w:multiLevelType w:val="singleLevel"/>
    <w:tmpl w:val="227C52B8"/>
    <w:lvl w:ilvl="0">
      <w:start w:val="1"/>
      <w:numFmt w:val="decimal"/>
      <w:lvlText w:val="%1."/>
      <w:lvlJc w:val="left"/>
      <w:pPr>
        <w:tabs>
          <w:tab w:val="num" w:pos="1080"/>
        </w:tabs>
        <w:ind w:left="1080" w:hanging="360"/>
      </w:pPr>
    </w:lvl>
  </w:abstractNum>
  <w:abstractNum w:abstractNumId="3">
    <w:nsid w:val="FFFFFF7F"/>
    <w:multiLevelType w:val="singleLevel"/>
    <w:tmpl w:val="CEFAD09C"/>
    <w:lvl w:ilvl="0">
      <w:start w:val="1"/>
      <w:numFmt w:val="decimal"/>
      <w:lvlText w:val="%1."/>
      <w:lvlJc w:val="left"/>
      <w:pPr>
        <w:tabs>
          <w:tab w:val="num" w:pos="720"/>
        </w:tabs>
        <w:ind w:left="720" w:hanging="360"/>
      </w:pPr>
    </w:lvl>
  </w:abstractNum>
  <w:abstractNum w:abstractNumId="4">
    <w:nsid w:val="FFFFFF80"/>
    <w:multiLevelType w:val="singleLevel"/>
    <w:tmpl w:val="5EB6D55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C38E2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5D88FC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73E3772"/>
    <w:lvl w:ilvl="0">
      <w:start w:val="1"/>
      <w:numFmt w:val="bullet"/>
      <w:lvlText w:val=""/>
      <w:lvlJc w:val="left"/>
      <w:pPr>
        <w:tabs>
          <w:tab w:val="num" w:pos="720"/>
        </w:tabs>
        <w:ind w:left="720" w:hanging="360"/>
      </w:pPr>
      <w:rPr>
        <w:rFonts w:ascii="Symbol" w:hAnsi="Symbol" w:hint="default"/>
      </w:rPr>
    </w:lvl>
  </w:abstractNum>
  <w:abstractNum w:abstractNumId="8">
    <w:nsid w:val="FFFFFF89"/>
    <w:multiLevelType w:val="singleLevel"/>
    <w:tmpl w:val="9594EA72"/>
    <w:lvl w:ilvl="0">
      <w:start w:val="1"/>
      <w:numFmt w:val="bullet"/>
      <w:lvlText w:val=""/>
      <w:lvlJc w:val="left"/>
      <w:pPr>
        <w:tabs>
          <w:tab w:val="num" w:pos="360"/>
        </w:tabs>
        <w:ind w:left="360" w:hanging="360"/>
      </w:pPr>
      <w:rPr>
        <w:rFonts w:ascii="Symbol" w:hAnsi="Symbol" w:hint="default"/>
      </w:rPr>
    </w:lvl>
  </w:abstractNum>
  <w:abstractNum w:abstractNumId="9">
    <w:nsid w:val="00000001"/>
    <w:multiLevelType w:val="multilevel"/>
    <w:tmpl w:val="00000001"/>
    <w:name w:val="WW8Num1"/>
    <w:lvl w:ilvl="0">
      <w:start w:val="1"/>
      <w:numFmt w:val="decimal"/>
      <w:lvlText w:val="%1"/>
      <w:lvlJc w:val="left"/>
      <w:pPr>
        <w:tabs>
          <w:tab w:val="num" w:pos="432"/>
        </w:tabs>
        <w:ind w:left="432" w:hanging="432"/>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nsid w:val="00000002"/>
    <w:multiLevelType w:val="singleLevel"/>
    <w:tmpl w:val="00000002"/>
    <w:name w:val="WW8Num2"/>
    <w:lvl w:ilvl="0">
      <w:start w:val="1"/>
      <w:numFmt w:val="bullet"/>
      <w:lvlText w:val="§"/>
      <w:lvlJc w:val="left"/>
      <w:pPr>
        <w:tabs>
          <w:tab w:val="num" w:pos="360"/>
        </w:tabs>
        <w:ind w:left="360" w:hanging="360"/>
      </w:pPr>
      <w:rPr>
        <w:rFonts w:ascii="Wingdings" w:hAnsi="Wingdings"/>
      </w:rPr>
    </w:lvl>
  </w:abstractNum>
  <w:abstractNum w:abstractNumId="11">
    <w:nsid w:val="00000003"/>
    <w:multiLevelType w:val="multilevel"/>
    <w:tmpl w:val="00000003"/>
    <w:name w:val="Outline"/>
    <w:lvl w:ilvl="0">
      <w:start w:val="1"/>
      <w:numFmt w:val="none"/>
      <w:lvlText w:val=""/>
      <w:lvlJc w:val="left"/>
      <w:pPr>
        <w:tabs>
          <w:tab w:val="num" w:pos="0"/>
        </w:tabs>
        <w:ind w:left="0" w:firstLine="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12">
    <w:nsid w:val="0917580A"/>
    <w:multiLevelType w:val="multilevel"/>
    <w:tmpl w:val="0409001F"/>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440"/>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520"/>
        </w:tabs>
        <w:ind w:left="2088" w:hanging="648"/>
      </w:pPr>
    </w:lvl>
    <w:lvl w:ilvl="4">
      <w:start w:val="1"/>
      <w:numFmt w:val="decimal"/>
      <w:lvlText w:val="%1.%2.%3.%4.%5."/>
      <w:lvlJc w:val="left"/>
      <w:pPr>
        <w:tabs>
          <w:tab w:val="num" w:pos="3240"/>
        </w:tabs>
        <w:ind w:left="2592" w:hanging="792"/>
      </w:pPr>
    </w:lvl>
    <w:lvl w:ilvl="5">
      <w:start w:val="1"/>
      <w:numFmt w:val="decimal"/>
      <w:lvlText w:val="%1.%2.%3.%4.%5.%6."/>
      <w:lvlJc w:val="left"/>
      <w:pPr>
        <w:tabs>
          <w:tab w:val="num" w:pos="3600"/>
        </w:tabs>
        <w:ind w:left="3096" w:hanging="936"/>
      </w:pPr>
    </w:lvl>
    <w:lvl w:ilvl="6">
      <w:start w:val="1"/>
      <w:numFmt w:val="decimal"/>
      <w:lvlText w:val="%1.%2.%3.%4.%5.%6.%7."/>
      <w:lvlJc w:val="left"/>
      <w:pPr>
        <w:tabs>
          <w:tab w:val="num" w:pos="4320"/>
        </w:tabs>
        <w:ind w:left="3600" w:hanging="1080"/>
      </w:pPr>
    </w:lvl>
    <w:lvl w:ilvl="7">
      <w:start w:val="1"/>
      <w:numFmt w:val="decimal"/>
      <w:lvlText w:val="%1.%2.%3.%4.%5.%6.%7.%8."/>
      <w:lvlJc w:val="left"/>
      <w:pPr>
        <w:tabs>
          <w:tab w:val="num" w:pos="5040"/>
        </w:tabs>
        <w:ind w:left="4104" w:hanging="1224"/>
      </w:pPr>
    </w:lvl>
    <w:lvl w:ilvl="8">
      <w:start w:val="1"/>
      <w:numFmt w:val="decimal"/>
      <w:lvlText w:val="%1.%2.%3.%4.%5.%6.%7.%8.%9."/>
      <w:lvlJc w:val="left"/>
      <w:pPr>
        <w:tabs>
          <w:tab w:val="num" w:pos="5400"/>
        </w:tabs>
        <w:ind w:left="4680" w:hanging="1440"/>
      </w:pPr>
    </w:lvl>
  </w:abstractNum>
  <w:abstractNum w:abstractNumId="13">
    <w:nsid w:val="0A1464CF"/>
    <w:multiLevelType w:val="multilevel"/>
    <w:tmpl w:val="A6E661DE"/>
    <w:lvl w:ilvl="0">
      <w:start w:val="1"/>
      <w:numFmt w:val="decimal"/>
      <w:lvlText w:val="%1"/>
      <w:lvlJc w:val="left"/>
      <w:pPr>
        <w:tabs>
          <w:tab w:val="num" w:pos="432"/>
        </w:tabs>
        <w:ind w:left="432" w:hanging="432"/>
      </w:pPr>
    </w:lvl>
    <w:lvl w:ilvl="1">
      <w:start w:val="1"/>
      <w:numFmt w:val="decimal"/>
      <w:lvlRestart w:val="0"/>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1A6E129D"/>
    <w:multiLevelType w:val="multilevel"/>
    <w:tmpl w:val="855EEB68"/>
    <w:lvl w:ilvl="0">
      <w:start w:val="1"/>
      <w:numFmt w:val="bullet"/>
      <w:lvlText w:val=""/>
      <w:lvlJc w:val="left"/>
      <w:pPr>
        <w:tabs>
          <w:tab w:val="num" w:pos="720"/>
        </w:tabs>
        <w:ind w:left="720" w:hanging="360"/>
      </w:pPr>
      <w:rPr>
        <w:rFonts w:ascii="Wingdings" w:hAnsi="Wingdings" w:hint="default"/>
        <w:color w:val="008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1DB431D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1E8D4CF6"/>
    <w:multiLevelType w:val="hybridMultilevel"/>
    <w:tmpl w:val="6E50822E"/>
    <w:lvl w:ilvl="0" w:tplc="F36AA952">
      <w:start w:val="1"/>
      <w:numFmt w:val="decimal"/>
      <w:pStyle w:val="ListNumbered"/>
      <w:lvlText w:val="%1."/>
      <w:lvlJc w:val="left"/>
      <w:pPr>
        <w:tabs>
          <w:tab w:val="num" w:pos="540"/>
        </w:tabs>
        <w:ind w:left="540" w:hanging="26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8E21CA2"/>
    <w:multiLevelType w:val="hybridMultilevel"/>
    <w:tmpl w:val="7A3822D4"/>
    <w:lvl w:ilvl="0" w:tplc="9BD2367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9A94973"/>
    <w:multiLevelType w:val="hybridMultilevel"/>
    <w:tmpl w:val="40A8CE5E"/>
    <w:lvl w:ilvl="0" w:tplc="AD88E868">
      <w:start w:val="1"/>
      <w:numFmt w:val="bullet"/>
      <w:pStyle w:val="ListBullet"/>
      <w:lvlText w:val=""/>
      <w:lvlJc w:val="left"/>
      <w:pPr>
        <w:tabs>
          <w:tab w:val="num" w:pos="540"/>
        </w:tabs>
        <w:ind w:left="540" w:hanging="27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AEE00FB"/>
    <w:multiLevelType w:val="singleLevel"/>
    <w:tmpl w:val="99C47172"/>
    <w:lvl w:ilvl="0">
      <w:start w:val="1"/>
      <w:numFmt w:val="bullet"/>
      <w:lvlText w:val=""/>
      <w:lvlJc w:val="left"/>
      <w:pPr>
        <w:tabs>
          <w:tab w:val="num" w:pos="648"/>
        </w:tabs>
        <w:ind w:left="648" w:hanging="360"/>
      </w:pPr>
      <w:rPr>
        <w:rFonts w:ascii="Wingdings" w:hAnsi="Wingdings" w:hint="default"/>
      </w:rPr>
    </w:lvl>
  </w:abstractNum>
  <w:abstractNum w:abstractNumId="20">
    <w:nsid w:val="5A8B51CD"/>
    <w:multiLevelType w:val="hybridMultilevel"/>
    <w:tmpl w:val="855EEB68"/>
    <w:lvl w:ilvl="0" w:tplc="5B2069BA">
      <w:start w:val="1"/>
      <w:numFmt w:val="bullet"/>
      <w:lvlText w:val=""/>
      <w:lvlJc w:val="left"/>
      <w:pPr>
        <w:tabs>
          <w:tab w:val="num" w:pos="720"/>
        </w:tabs>
        <w:ind w:left="720" w:hanging="360"/>
      </w:pPr>
      <w:rPr>
        <w:rFonts w:ascii="Wingdings" w:hAnsi="Wingdings" w:hint="default"/>
        <w:color w:val="008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6447E7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7AF610D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3"/>
  </w:num>
  <w:num w:numId="2">
    <w:abstractNumId w:val="12"/>
  </w:num>
  <w:num w:numId="3">
    <w:abstractNumId w:val="19"/>
  </w:num>
  <w:num w:numId="4">
    <w:abstractNumId w:val="17"/>
  </w:num>
  <w:num w:numId="5">
    <w:abstractNumId w:val="19"/>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19"/>
  </w:num>
  <w:num w:numId="16">
    <w:abstractNumId w:val="19"/>
  </w:num>
  <w:num w:numId="17">
    <w:abstractNumId w:val="17"/>
  </w:num>
  <w:num w:numId="18">
    <w:abstractNumId w:val="17"/>
  </w:num>
  <w:num w:numId="19">
    <w:abstractNumId w:val="19"/>
  </w:num>
  <w:num w:numId="20">
    <w:abstractNumId w:val="19"/>
  </w:num>
  <w:num w:numId="21">
    <w:abstractNumId w:val="19"/>
  </w:num>
  <w:num w:numId="22">
    <w:abstractNumId w:val="17"/>
  </w:num>
  <w:num w:numId="23">
    <w:abstractNumId w:val="20"/>
  </w:num>
  <w:num w:numId="24">
    <w:abstractNumId w:val="15"/>
  </w:num>
  <w:num w:numId="25">
    <w:abstractNumId w:val="21"/>
  </w:num>
  <w:num w:numId="26">
    <w:abstractNumId w:val="22"/>
  </w:num>
  <w:num w:numId="27">
    <w:abstractNumId w:val="14"/>
  </w:num>
  <w:num w:numId="28">
    <w:abstractNumId w:val="18"/>
  </w:num>
  <w:num w:numId="29">
    <w:abstractNumId w:val="16"/>
  </w:num>
  <w:num w:numId="30">
    <w:abstractNumId w:val="18"/>
  </w:num>
  <w:num w:numId="31">
    <w:abstractNumId w:val="16"/>
  </w:num>
  <w:num w:numId="32">
    <w:abstractNumId w:val="18"/>
  </w:num>
  <w:num w:numId="33">
    <w:abstractNumId w:val="18"/>
  </w:num>
  <w:num w:numId="34">
    <w:abstractNumId w:val="16"/>
  </w:num>
  <w:num w:numId="35">
    <w:abstractNumId w:val="18"/>
  </w:num>
  <w:num w:numId="36">
    <w:abstractNumId w:val="18"/>
  </w:num>
  <w:num w:numId="37">
    <w:abstractNumId w:val="16"/>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mirrorMargins/>
  <w:stylePaneFormatFilter w:val="3701"/>
  <w:trackRevisions/>
  <w:doNotTrackMoves/>
  <w:documentProtection w:formatting="1" w:enforcement="1"/>
  <w:defaultTabStop w:val="720"/>
  <w:doNotHyphenateCaps/>
  <w:evenAndOddHeaders/>
  <w:drawingGridHorizontalSpacing w:val="80"/>
  <w:displayHorizontalDrawingGridEvery w:val="0"/>
  <w:displayVerticalDrawingGridEvery w:val="0"/>
  <w:doNotShadeFormData/>
  <w:noPunctuationKerning/>
  <w:characterSpacingControl w:val="doNotCompress"/>
  <w:hdrShapeDefaults>
    <o:shapedefaults v:ext="edit" spidmax="5122"/>
  </w:hdrShapeDefaults>
  <w:footnotePr>
    <w:numRestart w:val="eachSect"/>
    <w:footnote w:id="-1"/>
    <w:footnote w:id="0"/>
  </w:footnotePr>
  <w:endnotePr>
    <w:endnote w:id="-1"/>
    <w:endnote w:id="0"/>
  </w:endnotePr>
  <w:compat/>
  <w:rsids>
    <w:rsidRoot w:val="009F0DB6"/>
    <w:rsid w:val="00011EF3"/>
    <w:rsid w:val="00012BB9"/>
    <w:rsid w:val="0001713C"/>
    <w:rsid w:val="0003082E"/>
    <w:rsid w:val="00042567"/>
    <w:rsid w:val="00051CCD"/>
    <w:rsid w:val="000602CA"/>
    <w:rsid w:val="000616FF"/>
    <w:rsid w:val="00062749"/>
    <w:rsid w:val="00064A72"/>
    <w:rsid w:val="00066200"/>
    <w:rsid w:val="000812E7"/>
    <w:rsid w:val="00085C8C"/>
    <w:rsid w:val="00086334"/>
    <w:rsid w:val="00092916"/>
    <w:rsid w:val="00093DF4"/>
    <w:rsid w:val="000A091E"/>
    <w:rsid w:val="000D118E"/>
    <w:rsid w:val="000E63C0"/>
    <w:rsid w:val="000E6D5F"/>
    <w:rsid w:val="000E73C6"/>
    <w:rsid w:val="000F0DEC"/>
    <w:rsid w:val="001039CC"/>
    <w:rsid w:val="00103F76"/>
    <w:rsid w:val="0010772E"/>
    <w:rsid w:val="001152FB"/>
    <w:rsid w:val="00116A8C"/>
    <w:rsid w:val="001177C3"/>
    <w:rsid w:val="0012713F"/>
    <w:rsid w:val="00130C0F"/>
    <w:rsid w:val="00134503"/>
    <w:rsid w:val="00142662"/>
    <w:rsid w:val="0014456E"/>
    <w:rsid w:val="001537C4"/>
    <w:rsid w:val="00154EBA"/>
    <w:rsid w:val="00155FBB"/>
    <w:rsid w:val="001560BA"/>
    <w:rsid w:val="00157250"/>
    <w:rsid w:val="00160CEF"/>
    <w:rsid w:val="0016350A"/>
    <w:rsid w:val="001716E6"/>
    <w:rsid w:val="00182300"/>
    <w:rsid w:val="00182CE6"/>
    <w:rsid w:val="0018654A"/>
    <w:rsid w:val="00191A68"/>
    <w:rsid w:val="00194736"/>
    <w:rsid w:val="001A0B2C"/>
    <w:rsid w:val="001B32A0"/>
    <w:rsid w:val="001B619E"/>
    <w:rsid w:val="001B76AB"/>
    <w:rsid w:val="001C0C0B"/>
    <w:rsid w:val="001C1997"/>
    <w:rsid w:val="001C5C5B"/>
    <w:rsid w:val="001C6896"/>
    <w:rsid w:val="001C797E"/>
    <w:rsid w:val="001D05C2"/>
    <w:rsid w:val="001D21B4"/>
    <w:rsid w:val="001E3CEE"/>
    <w:rsid w:val="001F53BD"/>
    <w:rsid w:val="00210213"/>
    <w:rsid w:val="00214673"/>
    <w:rsid w:val="0021551B"/>
    <w:rsid w:val="00215BF2"/>
    <w:rsid w:val="00224060"/>
    <w:rsid w:val="00227CF4"/>
    <w:rsid w:val="0023078D"/>
    <w:rsid w:val="00232150"/>
    <w:rsid w:val="00242879"/>
    <w:rsid w:val="0025094B"/>
    <w:rsid w:val="002510AF"/>
    <w:rsid w:val="00263F76"/>
    <w:rsid w:val="00275591"/>
    <w:rsid w:val="002867B1"/>
    <w:rsid w:val="00290557"/>
    <w:rsid w:val="00291EEA"/>
    <w:rsid w:val="002B6FE6"/>
    <w:rsid w:val="002D18DA"/>
    <w:rsid w:val="002D24E6"/>
    <w:rsid w:val="002D28DB"/>
    <w:rsid w:val="002E75E5"/>
    <w:rsid w:val="002F1201"/>
    <w:rsid w:val="002F4D34"/>
    <w:rsid w:val="00305BDC"/>
    <w:rsid w:val="00310ABA"/>
    <w:rsid w:val="0031190B"/>
    <w:rsid w:val="003217CA"/>
    <w:rsid w:val="00326F66"/>
    <w:rsid w:val="00327B8E"/>
    <w:rsid w:val="00331DA7"/>
    <w:rsid w:val="00360455"/>
    <w:rsid w:val="003612F0"/>
    <w:rsid w:val="00363155"/>
    <w:rsid w:val="00376157"/>
    <w:rsid w:val="003848AA"/>
    <w:rsid w:val="003A1EA1"/>
    <w:rsid w:val="003A36BE"/>
    <w:rsid w:val="003A3CE7"/>
    <w:rsid w:val="003C2391"/>
    <w:rsid w:val="003C4FE4"/>
    <w:rsid w:val="003D615C"/>
    <w:rsid w:val="003E4AE2"/>
    <w:rsid w:val="003F3294"/>
    <w:rsid w:val="004216EF"/>
    <w:rsid w:val="00422796"/>
    <w:rsid w:val="00435061"/>
    <w:rsid w:val="00453B8A"/>
    <w:rsid w:val="00471E42"/>
    <w:rsid w:val="00472589"/>
    <w:rsid w:val="0048007C"/>
    <w:rsid w:val="00491BFB"/>
    <w:rsid w:val="00495AD7"/>
    <w:rsid w:val="004962EE"/>
    <w:rsid w:val="00496FD1"/>
    <w:rsid w:val="004A0D08"/>
    <w:rsid w:val="004A3A1A"/>
    <w:rsid w:val="004A44C7"/>
    <w:rsid w:val="004B2EAE"/>
    <w:rsid w:val="004B5158"/>
    <w:rsid w:val="004C330F"/>
    <w:rsid w:val="0050052A"/>
    <w:rsid w:val="005063F2"/>
    <w:rsid w:val="00511E7A"/>
    <w:rsid w:val="00516647"/>
    <w:rsid w:val="00517E4D"/>
    <w:rsid w:val="00523FC4"/>
    <w:rsid w:val="005352BF"/>
    <w:rsid w:val="00553572"/>
    <w:rsid w:val="00554EE8"/>
    <w:rsid w:val="0055669A"/>
    <w:rsid w:val="00570BF2"/>
    <w:rsid w:val="005A2A40"/>
    <w:rsid w:val="005A3535"/>
    <w:rsid w:val="005A5837"/>
    <w:rsid w:val="005B1BA2"/>
    <w:rsid w:val="005C65A8"/>
    <w:rsid w:val="005D2F86"/>
    <w:rsid w:val="005D3A9F"/>
    <w:rsid w:val="005D7972"/>
    <w:rsid w:val="005E78D2"/>
    <w:rsid w:val="005F1BFA"/>
    <w:rsid w:val="005F7575"/>
    <w:rsid w:val="006024A5"/>
    <w:rsid w:val="006150B4"/>
    <w:rsid w:val="006155CC"/>
    <w:rsid w:val="006305BF"/>
    <w:rsid w:val="0064126F"/>
    <w:rsid w:val="00644D70"/>
    <w:rsid w:val="00652905"/>
    <w:rsid w:val="00656211"/>
    <w:rsid w:val="006664F9"/>
    <w:rsid w:val="00683071"/>
    <w:rsid w:val="00684699"/>
    <w:rsid w:val="00693F51"/>
    <w:rsid w:val="006962E2"/>
    <w:rsid w:val="006A3B75"/>
    <w:rsid w:val="006B719F"/>
    <w:rsid w:val="006B7EDD"/>
    <w:rsid w:val="006C09DD"/>
    <w:rsid w:val="006C39A7"/>
    <w:rsid w:val="006C619B"/>
    <w:rsid w:val="006D0C0B"/>
    <w:rsid w:val="006D70D7"/>
    <w:rsid w:val="006D7A63"/>
    <w:rsid w:val="006E1E21"/>
    <w:rsid w:val="006E42A3"/>
    <w:rsid w:val="006E57C0"/>
    <w:rsid w:val="006E6B97"/>
    <w:rsid w:val="0070096E"/>
    <w:rsid w:val="00705CBB"/>
    <w:rsid w:val="00712658"/>
    <w:rsid w:val="00737C9B"/>
    <w:rsid w:val="00741D1C"/>
    <w:rsid w:val="00742644"/>
    <w:rsid w:val="0074588D"/>
    <w:rsid w:val="007537C4"/>
    <w:rsid w:val="00754508"/>
    <w:rsid w:val="007566B2"/>
    <w:rsid w:val="007624C1"/>
    <w:rsid w:val="00763A15"/>
    <w:rsid w:val="00766B65"/>
    <w:rsid w:val="00770EA8"/>
    <w:rsid w:val="00772212"/>
    <w:rsid w:val="0077483B"/>
    <w:rsid w:val="00776BAB"/>
    <w:rsid w:val="00777E59"/>
    <w:rsid w:val="00786472"/>
    <w:rsid w:val="007955B0"/>
    <w:rsid w:val="007A35E6"/>
    <w:rsid w:val="007A72A8"/>
    <w:rsid w:val="007B67BE"/>
    <w:rsid w:val="007C64F8"/>
    <w:rsid w:val="007D26D5"/>
    <w:rsid w:val="007D4B00"/>
    <w:rsid w:val="007F4791"/>
    <w:rsid w:val="00801A61"/>
    <w:rsid w:val="00802A1A"/>
    <w:rsid w:val="008117DF"/>
    <w:rsid w:val="008246B7"/>
    <w:rsid w:val="00826AB4"/>
    <w:rsid w:val="0083123A"/>
    <w:rsid w:val="0084430D"/>
    <w:rsid w:val="008564E4"/>
    <w:rsid w:val="008577DB"/>
    <w:rsid w:val="00860DFF"/>
    <w:rsid w:val="00861E69"/>
    <w:rsid w:val="0086249A"/>
    <w:rsid w:val="00866DF5"/>
    <w:rsid w:val="008819F2"/>
    <w:rsid w:val="008A2F65"/>
    <w:rsid w:val="008A3D2F"/>
    <w:rsid w:val="008B36B6"/>
    <w:rsid w:val="008B7248"/>
    <w:rsid w:val="008C0D8C"/>
    <w:rsid w:val="008C5570"/>
    <w:rsid w:val="008E447F"/>
    <w:rsid w:val="008E63C5"/>
    <w:rsid w:val="008E6F3E"/>
    <w:rsid w:val="0090208D"/>
    <w:rsid w:val="009136B2"/>
    <w:rsid w:val="00915CD1"/>
    <w:rsid w:val="0092458C"/>
    <w:rsid w:val="0093415A"/>
    <w:rsid w:val="0093450D"/>
    <w:rsid w:val="009354C8"/>
    <w:rsid w:val="009378B5"/>
    <w:rsid w:val="009530B8"/>
    <w:rsid w:val="00957AA4"/>
    <w:rsid w:val="00970301"/>
    <w:rsid w:val="00976212"/>
    <w:rsid w:val="00977424"/>
    <w:rsid w:val="00992F78"/>
    <w:rsid w:val="009B307B"/>
    <w:rsid w:val="009C1AA4"/>
    <w:rsid w:val="009C31BD"/>
    <w:rsid w:val="009C5497"/>
    <w:rsid w:val="009E0D29"/>
    <w:rsid w:val="009E1DFE"/>
    <w:rsid w:val="009E5154"/>
    <w:rsid w:val="009E7CF8"/>
    <w:rsid w:val="009F0DB6"/>
    <w:rsid w:val="009F29EC"/>
    <w:rsid w:val="009F45C0"/>
    <w:rsid w:val="009F522C"/>
    <w:rsid w:val="00A24F9F"/>
    <w:rsid w:val="00A31B4E"/>
    <w:rsid w:val="00A34F3E"/>
    <w:rsid w:val="00A45365"/>
    <w:rsid w:val="00A4548B"/>
    <w:rsid w:val="00A60A34"/>
    <w:rsid w:val="00A6111B"/>
    <w:rsid w:val="00A66B3C"/>
    <w:rsid w:val="00A74BA3"/>
    <w:rsid w:val="00A91949"/>
    <w:rsid w:val="00A92C72"/>
    <w:rsid w:val="00A94B75"/>
    <w:rsid w:val="00A951A5"/>
    <w:rsid w:val="00AA3483"/>
    <w:rsid w:val="00AA4AD4"/>
    <w:rsid w:val="00AA4ED3"/>
    <w:rsid w:val="00AB0005"/>
    <w:rsid w:val="00AB5D6D"/>
    <w:rsid w:val="00AB690F"/>
    <w:rsid w:val="00AD0BF4"/>
    <w:rsid w:val="00AF3376"/>
    <w:rsid w:val="00B002C2"/>
    <w:rsid w:val="00B07495"/>
    <w:rsid w:val="00B1107D"/>
    <w:rsid w:val="00B12E60"/>
    <w:rsid w:val="00B15E16"/>
    <w:rsid w:val="00B177F2"/>
    <w:rsid w:val="00B25193"/>
    <w:rsid w:val="00B252B7"/>
    <w:rsid w:val="00B41619"/>
    <w:rsid w:val="00B5680B"/>
    <w:rsid w:val="00B62E65"/>
    <w:rsid w:val="00B819F4"/>
    <w:rsid w:val="00B92776"/>
    <w:rsid w:val="00BA72AD"/>
    <w:rsid w:val="00BB1AF0"/>
    <w:rsid w:val="00BC232F"/>
    <w:rsid w:val="00BC3385"/>
    <w:rsid w:val="00BD3DFF"/>
    <w:rsid w:val="00BE5771"/>
    <w:rsid w:val="00C06310"/>
    <w:rsid w:val="00C3434F"/>
    <w:rsid w:val="00C37343"/>
    <w:rsid w:val="00C46759"/>
    <w:rsid w:val="00C516D0"/>
    <w:rsid w:val="00C813E5"/>
    <w:rsid w:val="00C83812"/>
    <w:rsid w:val="00C91BEB"/>
    <w:rsid w:val="00C962C1"/>
    <w:rsid w:val="00CA088E"/>
    <w:rsid w:val="00CA1A2B"/>
    <w:rsid w:val="00CA292E"/>
    <w:rsid w:val="00CA3424"/>
    <w:rsid w:val="00CA4769"/>
    <w:rsid w:val="00CA490D"/>
    <w:rsid w:val="00CB4ADA"/>
    <w:rsid w:val="00CC250A"/>
    <w:rsid w:val="00CC69DA"/>
    <w:rsid w:val="00CD184B"/>
    <w:rsid w:val="00CD4688"/>
    <w:rsid w:val="00CF36AC"/>
    <w:rsid w:val="00D01048"/>
    <w:rsid w:val="00D02910"/>
    <w:rsid w:val="00D1232F"/>
    <w:rsid w:val="00D20429"/>
    <w:rsid w:val="00D2421E"/>
    <w:rsid w:val="00D261F1"/>
    <w:rsid w:val="00D34528"/>
    <w:rsid w:val="00D351C9"/>
    <w:rsid w:val="00D434D0"/>
    <w:rsid w:val="00D45E94"/>
    <w:rsid w:val="00D55113"/>
    <w:rsid w:val="00D6346A"/>
    <w:rsid w:val="00D65999"/>
    <w:rsid w:val="00D70240"/>
    <w:rsid w:val="00D745A3"/>
    <w:rsid w:val="00D77F68"/>
    <w:rsid w:val="00D854CB"/>
    <w:rsid w:val="00D917E3"/>
    <w:rsid w:val="00D93464"/>
    <w:rsid w:val="00D94802"/>
    <w:rsid w:val="00D9770D"/>
    <w:rsid w:val="00D97E72"/>
    <w:rsid w:val="00DA335F"/>
    <w:rsid w:val="00DB3E55"/>
    <w:rsid w:val="00DB58B9"/>
    <w:rsid w:val="00DB760A"/>
    <w:rsid w:val="00DC3E18"/>
    <w:rsid w:val="00DC50C1"/>
    <w:rsid w:val="00DD2791"/>
    <w:rsid w:val="00DD521A"/>
    <w:rsid w:val="00DE4CBF"/>
    <w:rsid w:val="00DF7903"/>
    <w:rsid w:val="00E02F46"/>
    <w:rsid w:val="00E161B5"/>
    <w:rsid w:val="00E1667E"/>
    <w:rsid w:val="00E26CD6"/>
    <w:rsid w:val="00E32459"/>
    <w:rsid w:val="00E35BED"/>
    <w:rsid w:val="00E51FF3"/>
    <w:rsid w:val="00E601AA"/>
    <w:rsid w:val="00E611BA"/>
    <w:rsid w:val="00E66CD8"/>
    <w:rsid w:val="00E735B0"/>
    <w:rsid w:val="00E80A7D"/>
    <w:rsid w:val="00E80F79"/>
    <w:rsid w:val="00E83ABC"/>
    <w:rsid w:val="00E874F5"/>
    <w:rsid w:val="00E877D0"/>
    <w:rsid w:val="00EA7D43"/>
    <w:rsid w:val="00EE005A"/>
    <w:rsid w:val="00EE55F1"/>
    <w:rsid w:val="00EE7B2B"/>
    <w:rsid w:val="00EF1CFC"/>
    <w:rsid w:val="00F07E30"/>
    <w:rsid w:val="00F153CD"/>
    <w:rsid w:val="00F160C2"/>
    <w:rsid w:val="00F209DA"/>
    <w:rsid w:val="00F260DD"/>
    <w:rsid w:val="00F33DBC"/>
    <w:rsid w:val="00F41D8D"/>
    <w:rsid w:val="00F46E62"/>
    <w:rsid w:val="00F51636"/>
    <w:rsid w:val="00F80D75"/>
    <w:rsid w:val="00F94AEA"/>
    <w:rsid w:val="00F950B5"/>
    <w:rsid w:val="00F95804"/>
    <w:rsid w:val="00FA5B73"/>
    <w:rsid w:val="00FA73BB"/>
    <w:rsid w:val="00FA7EE5"/>
    <w:rsid w:val="00FB7944"/>
    <w:rsid w:val="00FC09B8"/>
    <w:rsid w:val="00FC6985"/>
    <w:rsid w:val="00FD38B7"/>
    <w:rsid w:val="00FE6A13"/>
    <w:rsid w:val="00FF2F25"/>
    <w:rsid w:val="00FF65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Verdana" w:eastAsia="Times New Roman" w:hAnsi="Verdana" w:cs="Times New Roman"/>
        <w:sz w:val="16"/>
        <w:szCs w:val="16"/>
        <w:lang w:val="en-US" w:eastAsia="en-US" w:bidi="ar-SA"/>
      </w:rPr>
    </w:rPrDefault>
    <w:pPrDefault/>
  </w:docDefaults>
  <w:latentStyles w:defLockedState="1" w:defUIPriority="0" w:defSemiHidden="0" w:defUnhideWhenUsed="0" w:defQFormat="0" w:count="267">
    <w:lsdException w:name="Normal" w:locked="0"/>
    <w:lsdException w:name="heading 1" w:locked="0"/>
    <w:lsdException w:name="heading 3" w:locked="0"/>
    <w:lsdException w:name="heading 4" w:locked="0"/>
    <w:lsdException w:name="heading 5" w:locked="0"/>
    <w:lsdException w:name="heading 6" w:locked="0"/>
    <w:lsdException w:name="heading 7" w:locked="0"/>
    <w:lsdException w:name="heading 8" w:locked="0"/>
    <w:lsdException w:name="heading 9"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annotation text" w:locked="0"/>
    <w:lsdException w:name="caption" w:qFormat="1"/>
    <w:lsdException w:name="annotation reference" w:locked="0"/>
    <w:lsdException w:name="Default Paragraph Font" w:locked="0"/>
    <w:lsdException w:name="Document Map" w:locked="0"/>
    <w:lsdException w:name="HTML Top of Form" w:locked="0"/>
    <w:lsdException w:name="HTML Bottom of Form" w:locked="0"/>
    <w:lsdException w:name="Normal Table" w:locked="0"/>
    <w:lsdException w:name="No List" w:locked="0" w:uiPriority="99"/>
    <w:lsdException w:name="Balloon Text" w:locked="0"/>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semiHidden="1" w:uiPriority="39" w:unhideWhenUsed="1" w:qFormat="1"/>
  </w:latentStyles>
  <w:style w:type="paragraph" w:default="1" w:styleId="Normal">
    <w:name w:val="Normal"/>
    <w:rsid w:val="00553572"/>
    <w:rPr>
      <w:color w:val="000000"/>
    </w:rPr>
  </w:style>
  <w:style w:type="paragraph" w:styleId="Heading1">
    <w:name w:val="heading 1"/>
    <w:basedOn w:val="Normal"/>
    <w:next w:val="Normal"/>
    <w:locked/>
    <w:rsid w:val="0084430D"/>
    <w:pPr>
      <w:keepNext/>
      <w:spacing w:before="240" w:after="60"/>
      <w:outlineLvl w:val="0"/>
    </w:pPr>
    <w:rPr>
      <w:rFonts w:ascii="Arial" w:hAnsi="Arial"/>
      <w:b/>
      <w:kern w:val="28"/>
      <w:sz w:val="28"/>
    </w:rPr>
  </w:style>
  <w:style w:type="paragraph" w:styleId="Heading2">
    <w:name w:val="heading 2"/>
    <w:basedOn w:val="Normal"/>
    <w:next w:val="Normal"/>
    <w:locked/>
    <w:rsid w:val="0084430D"/>
    <w:pPr>
      <w:keepNext/>
      <w:spacing w:before="240" w:after="60"/>
      <w:outlineLvl w:val="1"/>
    </w:pPr>
    <w:rPr>
      <w:rFonts w:ascii="Arial" w:hAnsi="Arial" w:cs="Arial"/>
      <w:b/>
      <w:bCs/>
      <w:i/>
      <w:iCs/>
      <w:sz w:val="28"/>
      <w:szCs w:val="28"/>
    </w:rPr>
  </w:style>
  <w:style w:type="paragraph" w:styleId="Heading3">
    <w:name w:val="heading 3"/>
    <w:basedOn w:val="Normal"/>
    <w:next w:val="Normal"/>
    <w:locked/>
    <w:rsid w:val="0084430D"/>
    <w:pPr>
      <w:keepNext/>
      <w:tabs>
        <w:tab w:val="num" w:pos="720"/>
      </w:tabs>
      <w:spacing w:before="240" w:after="60"/>
      <w:ind w:left="720" w:hanging="720"/>
      <w:outlineLvl w:val="2"/>
    </w:pPr>
    <w:rPr>
      <w:rFonts w:ascii="Arial" w:hAnsi="Arial"/>
      <w:sz w:val="24"/>
    </w:rPr>
  </w:style>
  <w:style w:type="paragraph" w:styleId="Heading4">
    <w:name w:val="heading 4"/>
    <w:basedOn w:val="Normal"/>
    <w:next w:val="Normal"/>
    <w:locked/>
    <w:rsid w:val="0084430D"/>
    <w:pPr>
      <w:keepNext/>
      <w:tabs>
        <w:tab w:val="num" w:pos="864"/>
      </w:tabs>
      <w:spacing w:before="240" w:after="60"/>
      <w:ind w:left="864" w:hanging="864"/>
      <w:outlineLvl w:val="3"/>
    </w:pPr>
    <w:rPr>
      <w:rFonts w:ascii="Arial" w:hAnsi="Arial"/>
      <w:b/>
      <w:sz w:val="24"/>
    </w:rPr>
  </w:style>
  <w:style w:type="paragraph" w:styleId="Heading5">
    <w:name w:val="heading 5"/>
    <w:basedOn w:val="Normal"/>
    <w:next w:val="Normal"/>
    <w:locked/>
    <w:rsid w:val="0084430D"/>
    <w:pPr>
      <w:tabs>
        <w:tab w:val="num" w:pos="1008"/>
      </w:tabs>
      <w:spacing w:before="240" w:after="60"/>
      <w:ind w:left="1008" w:hanging="1008"/>
      <w:outlineLvl w:val="4"/>
    </w:pPr>
    <w:rPr>
      <w:sz w:val="22"/>
    </w:rPr>
  </w:style>
  <w:style w:type="paragraph" w:styleId="Heading6">
    <w:name w:val="heading 6"/>
    <w:basedOn w:val="Normal"/>
    <w:next w:val="Normal"/>
    <w:locked/>
    <w:rsid w:val="0084430D"/>
    <w:pPr>
      <w:tabs>
        <w:tab w:val="num" w:pos="1152"/>
      </w:tabs>
      <w:spacing w:before="240" w:after="60"/>
      <w:ind w:left="1152" w:hanging="1152"/>
      <w:outlineLvl w:val="5"/>
    </w:pPr>
    <w:rPr>
      <w:i/>
      <w:sz w:val="22"/>
    </w:rPr>
  </w:style>
  <w:style w:type="paragraph" w:styleId="Heading7">
    <w:name w:val="heading 7"/>
    <w:basedOn w:val="Normal"/>
    <w:next w:val="Normal"/>
    <w:locked/>
    <w:rsid w:val="0084430D"/>
    <w:pPr>
      <w:tabs>
        <w:tab w:val="num" w:pos="1296"/>
      </w:tabs>
      <w:spacing w:before="240" w:after="60"/>
      <w:ind w:left="1296" w:hanging="1296"/>
      <w:outlineLvl w:val="6"/>
    </w:pPr>
    <w:rPr>
      <w:rFonts w:ascii="Arial" w:hAnsi="Arial"/>
    </w:rPr>
  </w:style>
  <w:style w:type="paragraph" w:styleId="Heading8">
    <w:name w:val="heading 8"/>
    <w:basedOn w:val="Normal"/>
    <w:next w:val="Normal"/>
    <w:locked/>
    <w:rsid w:val="0084430D"/>
    <w:pPr>
      <w:tabs>
        <w:tab w:val="num" w:pos="1440"/>
      </w:tabs>
      <w:spacing w:before="240" w:after="60"/>
      <w:ind w:left="1440" w:hanging="1440"/>
      <w:outlineLvl w:val="7"/>
    </w:pPr>
    <w:rPr>
      <w:rFonts w:ascii="Arial" w:hAnsi="Arial"/>
      <w:i/>
    </w:rPr>
  </w:style>
  <w:style w:type="paragraph" w:styleId="Heading9">
    <w:name w:val="heading 9"/>
    <w:basedOn w:val="Normal"/>
    <w:next w:val="Normal"/>
    <w:locked/>
    <w:rsid w:val="0084430D"/>
    <w:pPr>
      <w:tabs>
        <w:tab w:val="num" w:pos="1584"/>
      </w:tabs>
      <w:spacing w:before="240" w:after="60"/>
      <w:ind w:left="1584" w:hanging="1584"/>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0F0DEC"/>
    <w:pPr>
      <w:tabs>
        <w:tab w:val="left" w:pos="360"/>
      </w:tabs>
      <w:suppressAutoHyphens/>
      <w:spacing w:line="250" w:lineRule="exact"/>
      <w:ind w:firstLine="274"/>
      <w:jc w:val="both"/>
    </w:pPr>
    <w:rPr>
      <w:color w:val="000000"/>
    </w:rPr>
  </w:style>
  <w:style w:type="character" w:customStyle="1" w:styleId="BodyChar">
    <w:name w:val=".Body Char"/>
    <w:basedOn w:val="DefaultParagraphFont"/>
    <w:link w:val="Body"/>
    <w:rsid w:val="000F0DEC"/>
    <w:rPr>
      <w:rFonts w:ascii="Verdana" w:hAnsi="Verdana"/>
      <w:color w:val="000000"/>
      <w:sz w:val="16"/>
      <w:lang w:val="en-US" w:eastAsia="en-US" w:bidi="ar-SA"/>
    </w:rPr>
  </w:style>
  <w:style w:type="paragraph" w:customStyle="1" w:styleId="ListBullet">
    <w:name w:val=".List Bullet"/>
    <w:basedOn w:val="Normal"/>
    <w:qFormat/>
    <w:rsid w:val="00D20429"/>
    <w:pPr>
      <w:widowControl w:val="0"/>
      <w:numPr>
        <w:numId w:val="36"/>
      </w:numPr>
      <w:suppressAutoHyphens/>
      <w:spacing w:before="80" w:after="80" w:line="240" w:lineRule="exact"/>
      <w:jc w:val="both"/>
    </w:pPr>
  </w:style>
  <w:style w:type="paragraph" w:customStyle="1" w:styleId="TableBody">
    <w:name w:val=".Table Body"/>
    <w:qFormat/>
    <w:rsid w:val="00FA73BB"/>
    <w:pPr>
      <w:spacing w:before="120" w:line="240" w:lineRule="exact"/>
    </w:pPr>
    <w:rPr>
      <w:rFonts w:ascii="Arial" w:hAnsi="Arial"/>
      <w:bCs/>
      <w:color w:val="000000"/>
    </w:rPr>
  </w:style>
  <w:style w:type="paragraph" w:customStyle="1" w:styleId="TableHead">
    <w:name w:val=".Table Head"/>
    <w:basedOn w:val="TableBody"/>
    <w:next w:val="TableBody"/>
    <w:qFormat/>
    <w:rsid w:val="00802A1A"/>
    <w:pPr>
      <w:pBdr>
        <w:bottom w:val="single" w:sz="2" w:space="1" w:color="auto"/>
      </w:pBdr>
    </w:pPr>
    <w:rPr>
      <w:b/>
      <w:bCs w:val="0"/>
      <w:color w:val="960000"/>
    </w:rPr>
  </w:style>
  <w:style w:type="paragraph" w:customStyle="1" w:styleId="COChapterNumber">
    <w:name w:val="CO Chapter Number"/>
    <w:next w:val="COChapterTitle"/>
    <w:rsid w:val="0064126F"/>
    <w:pPr>
      <w:widowControl w:val="0"/>
      <w:spacing w:line="480" w:lineRule="atLeast"/>
      <w:ind w:firstLine="1200"/>
      <w:jc w:val="right"/>
    </w:pPr>
    <w:rPr>
      <w:rFonts w:ascii="Arial" w:hAnsi="Arial"/>
      <w:b/>
      <w:i/>
      <w:color w:val="960000"/>
      <w:spacing w:val="20"/>
      <w:sz w:val="96"/>
    </w:rPr>
  </w:style>
  <w:style w:type="paragraph" w:customStyle="1" w:styleId="COChapterTitle">
    <w:name w:val="CO Chapter Title"/>
    <w:next w:val="Body1"/>
    <w:rsid w:val="0064126F"/>
    <w:pPr>
      <w:widowControl w:val="0"/>
      <w:spacing w:after="2000" w:line="599" w:lineRule="atLeast"/>
      <w:jc w:val="right"/>
    </w:pPr>
    <w:rPr>
      <w:rFonts w:ascii="Arial" w:hAnsi="Arial"/>
      <w:i/>
      <w:color w:val="960000"/>
      <w:sz w:val="48"/>
    </w:rPr>
  </w:style>
  <w:style w:type="paragraph" w:customStyle="1" w:styleId="Body1">
    <w:name w:val=".Body 1"/>
    <w:basedOn w:val="Body"/>
    <w:next w:val="Body"/>
    <w:link w:val="Body1Char"/>
    <w:qFormat/>
    <w:rsid w:val="00B15E16"/>
    <w:pPr>
      <w:ind w:firstLine="0"/>
    </w:pPr>
  </w:style>
  <w:style w:type="paragraph" w:customStyle="1" w:styleId="FigureCaption">
    <w:name w:val=".Figure Caption"/>
    <w:next w:val="Body"/>
    <w:qFormat/>
    <w:rsid w:val="00D20429"/>
    <w:pPr>
      <w:widowControl w:val="0"/>
      <w:spacing w:before="160" w:after="360" w:line="200" w:lineRule="exact"/>
    </w:pPr>
    <w:rPr>
      <w:rFonts w:ascii="Arial" w:hAnsi="Arial"/>
      <w:color w:val="960000"/>
    </w:rPr>
  </w:style>
  <w:style w:type="paragraph" w:customStyle="1" w:styleId="Head1">
    <w:name w:val=".Head 1"/>
    <w:next w:val="Body1"/>
    <w:qFormat/>
    <w:rsid w:val="00B5680B"/>
    <w:pPr>
      <w:keepNext/>
      <w:widowControl w:val="0"/>
      <w:spacing w:before="160" w:after="40"/>
    </w:pPr>
    <w:rPr>
      <w:rFonts w:ascii="Arial" w:hAnsi="Arial"/>
      <w:b/>
      <w:i/>
      <w:color w:val="960000"/>
      <w:sz w:val="24"/>
    </w:rPr>
  </w:style>
  <w:style w:type="paragraph" w:customStyle="1" w:styleId="Head2">
    <w:name w:val=".Head 2"/>
    <w:basedOn w:val="Head1"/>
    <w:next w:val="Body1"/>
    <w:autoRedefine/>
    <w:qFormat/>
    <w:rsid w:val="00B5680B"/>
    <w:rPr>
      <w:sz w:val="20"/>
    </w:rPr>
  </w:style>
  <w:style w:type="paragraph" w:customStyle="1" w:styleId="ListNumbered">
    <w:name w:val=".List Numbered"/>
    <w:qFormat/>
    <w:rsid w:val="00D20429"/>
    <w:pPr>
      <w:numPr>
        <w:numId w:val="37"/>
      </w:numPr>
      <w:spacing w:before="80" w:after="80" w:line="240" w:lineRule="exact"/>
    </w:pPr>
    <w:rPr>
      <w:color w:val="000000"/>
    </w:rPr>
  </w:style>
  <w:style w:type="paragraph" w:customStyle="1" w:styleId="GlossaryTerm">
    <w:name w:val=".Glossary Term"/>
    <w:basedOn w:val="Body1"/>
    <w:next w:val="GlossaryDefinition"/>
    <w:rsid w:val="0084430D"/>
    <w:rPr>
      <w:b/>
    </w:rPr>
  </w:style>
  <w:style w:type="paragraph" w:customStyle="1" w:styleId="GlossaryDefinition">
    <w:name w:val=".Glossary Definition"/>
    <w:basedOn w:val="GlossaryTerm"/>
    <w:next w:val="GlossaryTerm"/>
    <w:rsid w:val="0084430D"/>
    <w:pPr>
      <w:spacing w:after="120"/>
    </w:pPr>
    <w:rPr>
      <w:b w:val="0"/>
    </w:rPr>
  </w:style>
  <w:style w:type="paragraph" w:customStyle="1" w:styleId="TableCaption">
    <w:name w:val=".Table Caption"/>
    <w:next w:val="Normal"/>
    <w:qFormat/>
    <w:rsid w:val="007955B0"/>
    <w:pPr>
      <w:widowControl w:val="0"/>
      <w:spacing w:before="240" w:after="120" w:line="200" w:lineRule="atLeast"/>
      <w:jc w:val="both"/>
    </w:pPr>
    <w:rPr>
      <w:rFonts w:ascii="Arial" w:hAnsi="Arial"/>
      <w:color w:val="960000"/>
      <w:sz w:val="18"/>
    </w:rPr>
  </w:style>
  <w:style w:type="paragraph" w:customStyle="1" w:styleId="Code">
    <w:name w:val=".Code"/>
    <w:link w:val="CodeChar"/>
    <w:qFormat/>
    <w:rsid w:val="00D20429"/>
    <w:pPr>
      <w:widowControl w:val="0"/>
      <w:ind w:left="270"/>
    </w:pPr>
    <w:rPr>
      <w:rFonts w:ascii="Courier New" w:hAnsi="Courier New"/>
      <w:snapToGrid w:val="0"/>
      <w:color w:val="000000"/>
    </w:rPr>
  </w:style>
  <w:style w:type="character" w:customStyle="1" w:styleId="CodeChar">
    <w:name w:val=".Code Char"/>
    <w:basedOn w:val="DefaultParagraphFont"/>
    <w:link w:val="Code"/>
    <w:rsid w:val="00D20429"/>
    <w:rPr>
      <w:rFonts w:ascii="Courier New" w:hAnsi="Courier New"/>
      <w:snapToGrid w:val="0"/>
      <w:color w:val="000000"/>
      <w:sz w:val="16"/>
      <w:lang w:val="en-US" w:eastAsia="en-US" w:bidi="ar-SA"/>
    </w:rPr>
  </w:style>
  <w:style w:type="paragraph" w:styleId="DocumentMap">
    <w:name w:val="Document Map"/>
    <w:basedOn w:val="Normal"/>
    <w:semiHidden/>
    <w:locked/>
    <w:rsid w:val="0084430D"/>
    <w:pPr>
      <w:shd w:val="clear" w:color="auto" w:fill="000080"/>
    </w:pPr>
    <w:rPr>
      <w:rFonts w:ascii="Tahoma" w:hAnsi="Tahoma"/>
    </w:rPr>
  </w:style>
  <w:style w:type="paragraph" w:customStyle="1" w:styleId="CodeAnnotation">
    <w:name w:val=".Code Annotation"/>
    <w:qFormat/>
    <w:rsid w:val="001537C4"/>
    <w:pPr>
      <w:spacing w:line="190" w:lineRule="exact"/>
      <w:ind w:left="360"/>
    </w:pPr>
    <w:rPr>
      <w:rFonts w:ascii="Arial" w:hAnsi="Arial"/>
      <w:b/>
      <w:sz w:val="15"/>
    </w:rPr>
  </w:style>
  <w:style w:type="paragraph" w:customStyle="1" w:styleId="Head3">
    <w:name w:val=".Head 3"/>
    <w:basedOn w:val="Head2"/>
    <w:next w:val="Body1"/>
    <w:qFormat/>
    <w:rsid w:val="00B5680B"/>
    <w:pPr>
      <w:spacing w:before="100" w:after="20"/>
    </w:pPr>
    <w:rPr>
      <w:i w:val="0"/>
      <w:smallCaps/>
      <w:sz w:val="16"/>
    </w:rPr>
  </w:style>
  <w:style w:type="paragraph" w:customStyle="1" w:styleId="CalloutHead">
    <w:name w:val=".Callout Head"/>
    <w:basedOn w:val="Callout"/>
    <w:next w:val="Callout"/>
    <w:qFormat/>
    <w:rsid w:val="001537C4"/>
    <w:pPr>
      <w:spacing w:before="240" w:after="60"/>
    </w:pPr>
    <w:rPr>
      <w:rFonts w:ascii="Arial" w:hAnsi="Arial"/>
      <w:b/>
      <w:caps/>
      <w:color w:val="960000"/>
      <w:sz w:val="17"/>
      <w:szCs w:val="22"/>
    </w:rPr>
  </w:style>
  <w:style w:type="paragraph" w:customStyle="1" w:styleId="Callout">
    <w:name w:val=".Callout"/>
    <w:basedOn w:val="Body"/>
    <w:qFormat/>
    <w:rsid w:val="001537C4"/>
    <w:pPr>
      <w:spacing w:before="60" w:after="240" w:line="240" w:lineRule="exact"/>
      <w:ind w:left="360" w:right="360" w:firstLine="0"/>
    </w:pPr>
    <w:rPr>
      <w:sz w:val="15"/>
    </w:rPr>
  </w:style>
  <w:style w:type="paragraph" w:customStyle="1" w:styleId="CodeListingCaption">
    <w:name w:val=".Code Listing Caption"/>
    <w:next w:val="Code"/>
    <w:qFormat/>
    <w:rsid w:val="007955B0"/>
    <w:pPr>
      <w:shd w:val="clear" w:color="7E0000" w:fill="960000"/>
      <w:spacing w:before="200" w:after="120" w:line="220" w:lineRule="exact"/>
    </w:pPr>
    <w:rPr>
      <w:rFonts w:ascii="Arial" w:hAnsi="Arial"/>
      <w:b/>
      <w:sz w:val="18"/>
    </w:rPr>
  </w:style>
  <w:style w:type="paragraph" w:customStyle="1" w:styleId="SidebarHead">
    <w:name w:val=".Sidebar Head"/>
    <w:basedOn w:val="Callout"/>
    <w:next w:val="Sidebar"/>
    <w:qFormat/>
    <w:rsid w:val="001537C4"/>
    <w:pPr>
      <w:shd w:val="clear" w:color="auto" w:fill="E6E6E6"/>
      <w:spacing w:before="360" w:after="120"/>
    </w:pPr>
    <w:rPr>
      <w:rFonts w:ascii="Arial" w:hAnsi="Arial"/>
      <w:b/>
      <w:color w:val="960000"/>
      <w:sz w:val="19"/>
    </w:rPr>
  </w:style>
  <w:style w:type="paragraph" w:customStyle="1" w:styleId="Sidebar">
    <w:name w:val=".Sidebar"/>
    <w:basedOn w:val="Callout"/>
    <w:qFormat/>
    <w:rsid w:val="00957AA4"/>
    <w:pPr>
      <w:shd w:val="clear" w:color="auto" w:fill="E6E6E6"/>
      <w:spacing w:before="120" w:after="120"/>
    </w:pPr>
  </w:style>
  <w:style w:type="character" w:styleId="CommentReference">
    <w:name w:val="annotation reference"/>
    <w:basedOn w:val="DefaultParagraphFont"/>
    <w:semiHidden/>
    <w:locked/>
    <w:rsid w:val="0084430D"/>
    <w:rPr>
      <w:sz w:val="16"/>
      <w:szCs w:val="16"/>
    </w:rPr>
  </w:style>
  <w:style w:type="paragraph" w:styleId="CommentText">
    <w:name w:val="annotation text"/>
    <w:basedOn w:val="Normal"/>
    <w:semiHidden/>
    <w:locked/>
    <w:rsid w:val="0084430D"/>
  </w:style>
  <w:style w:type="paragraph" w:styleId="BalloonText">
    <w:name w:val="Balloon Text"/>
    <w:basedOn w:val="Normal"/>
    <w:semiHidden/>
    <w:locked/>
    <w:rsid w:val="0084430D"/>
    <w:rPr>
      <w:rFonts w:ascii="Tahoma" w:hAnsi="Tahoma" w:cs="Tahoma"/>
    </w:rPr>
  </w:style>
  <w:style w:type="character" w:customStyle="1" w:styleId="CodeinTable">
    <w:name w:val=".Code in Table"/>
    <w:basedOn w:val="CodeinText"/>
    <w:qFormat/>
    <w:rsid w:val="0048007C"/>
    <w:rPr>
      <w:sz w:val="17"/>
    </w:rPr>
  </w:style>
  <w:style w:type="character" w:customStyle="1" w:styleId="CodeinText">
    <w:name w:val=".Code in Text"/>
    <w:basedOn w:val="DefaultParagraphFont"/>
    <w:qFormat/>
    <w:rsid w:val="00AB0005"/>
    <w:rPr>
      <w:rFonts w:ascii="Courier New" w:hAnsi="Courier New"/>
      <w:color w:val="auto"/>
      <w:sz w:val="18"/>
      <w:szCs w:val="20"/>
      <w:u w:val="none"/>
    </w:rPr>
  </w:style>
  <w:style w:type="paragraph" w:customStyle="1" w:styleId="ListBody">
    <w:name w:val=".List Body"/>
    <w:rsid w:val="00D20429"/>
    <w:pPr>
      <w:spacing w:before="80" w:after="80" w:line="240" w:lineRule="exact"/>
      <w:ind w:left="540"/>
    </w:pPr>
    <w:rPr>
      <w:color w:val="000000"/>
    </w:rPr>
  </w:style>
  <w:style w:type="character" w:customStyle="1" w:styleId="Bold">
    <w:name w:val=".Bold"/>
    <w:qFormat/>
    <w:rsid w:val="0084430D"/>
    <w:rPr>
      <w:b/>
    </w:rPr>
  </w:style>
  <w:style w:type="character" w:customStyle="1" w:styleId="Italics">
    <w:name w:val=".Italics"/>
    <w:qFormat/>
    <w:rsid w:val="0084430D"/>
    <w:rPr>
      <w:i/>
    </w:rPr>
  </w:style>
  <w:style w:type="paragraph" w:customStyle="1" w:styleId="TypesetterNote">
    <w:name w:val=".Typesetter Note"/>
    <w:basedOn w:val="Body1"/>
    <w:next w:val="Body"/>
    <w:rsid w:val="00AF3376"/>
    <w:pPr>
      <w:spacing w:before="240" w:after="240"/>
    </w:pPr>
    <w:rPr>
      <w:rFonts w:ascii="Arial" w:hAnsi="Arial" w:cs="Arial"/>
      <w:b/>
      <w:bCs/>
      <w:color w:val="3366FF"/>
      <w:sz w:val="24"/>
    </w:rPr>
  </w:style>
  <w:style w:type="character" w:customStyle="1" w:styleId="Underline">
    <w:name w:val=".Underline"/>
    <w:qFormat/>
    <w:rsid w:val="0084430D"/>
    <w:rPr>
      <w:u w:val="single"/>
    </w:rPr>
  </w:style>
  <w:style w:type="paragraph" w:customStyle="1" w:styleId="Quote">
    <w:name w:val=".Quote"/>
    <w:basedOn w:val="Body"/>
    <w:next w:val="Normal"/>
    <w:rsid w:val="00BE5771"/>
    <w:pPr>
      <w:spacing w:before="240"/>
      <w:ind w:left="720" w:right="720" w:firstLine="0"/>
    </w:pPr>
    <w:rPr>
      <w:szCs w:val="21"/>
    </w:rPr>
  </w:style>
  <w:style w:type="paragraph" w:customStyle="1" w:styleId="QuoteSource">
    <w:name w:val=".Quote Source"/>
    <w:basedOn w:val="Quote"/>
    <w:next w:val="Body"/>
    <w:rsid w:val="004C330F"/>
    <w:pPr>
      <w:spacing w:after="240"/>
    </w:pPr>
  </w:style>
  <w:style w:type="paragraph" w:styleId="Header">
    <w:name w:val="header"/>
    <w:basedOn w:val="Normal"/>
    <w:locked/>
    <w:rsid w:val="00AD0BF4"/>
    <w:pPr>
      <w:tabs>
        <w:tab w:val="center" w:pos="4320"/>
        <w:tab w:val="right" w:pos="8640"/>
      </w:tabs>
    </w:pPr>
  </w:style>
  <w:style w:type="paragraph" w:styleId="TOC1">
    <w:name w:val="toc 1"/>
    <w:basedOn w:val="Normal"/>
    <w:next w:val="Normal"/>
    <w:autoRedefine/>
    <w:semiHidden/>
    <w:rsid w:val="0084430D"/>
  </w:style>
  <w:style w:type="paragraph" w:styleId="Index1">
    <w:name w:val="index 1"/>
    <w:basedOn w:val="Normal"/>
    <w:next w:val="Normal"/>
    <w:autoRedefine/>
    <w:semiHidden/>
    <w:rsid w:val="0084430D"/>
    <w:pPr>
      <w:ind w:left="200" w:hanging="200"/>
    </w:pPr>
  </w:style>
  <w:style w:type="paragraph" w:styleId="TOC2">
    <w:name w:val="toc 2"/>
    <w:basedOn w:val="Normal"/>
    <w:next w:val="Normal"/>
    <w:autoRedefine/>
    <w:semiHidden/>
    <w:rsid w:val="0084430D"/>
    <w:pPr>
      <w:ind w:left="200"/>
    </w:pPr>
  </w:style>
  <w:style w:type="paragraph" w:styleId="TOC3">
    <w:name w:val="toc 3"/>
    <w:basedOn w:val="Normal"/>
    <w:next w:val="Normal"/>
    <w:autoRedefine/>
    <w:semiHidden/>
    <w:rsid w:val="0084430D"/>
    <w:pPr>
      <w:ind w:left="400"/>
    </w:pPr>
  </w:style>
  <w:style w:type="paragraph" w:styleId="TOC4">
    <w:name w:val="toc 4"/>
    <w:basedOn w:val="Normal"/>
    <w:next w:val="Normal"/>
    <w:autoRedefine/>
    <w:semiHidden/>
    <w:locked/>
    <w:rsid w:val="0084430D"/>
    <w:pPr>
      <w:ind w:left="600"/>
    </w:pPr>
  </w:style>
  <w:style w:type="paragraph" w:styleId="TOC5">
    <w:name w:val="toc 5"/>
    <w:basedOn w:val="Normal"/>
    <w:next w:val="Normal"/>
    <w:autoRedefine/>
    <w:semiHidden/>
    <w:locked/>
    <w:rsid w:val="0084430D"/>
    <w:pPr>
      <w:ind w:left="800"/>
    </w:pPr>
  </w:style>
  <w:style w:type="paragraph" w:styleId="TOC6">
    <w:name w:val="toc 6"/>
    <w:basedOn w:val="Normal"/>
    <w:next w:val="Normal"/>
    <w:autoRedefine/>
    <w:semiHidden/>
    <w:locked/>
    <w:rsid w:val="0084430D"/>
    <w:pPr>
      <w:ind w:left="1000"/>
    </w:pPr>
  </w:style>
  <w:style w:type="paragraph" w:styleId="TOC7">
    <w:name w:val="toc 7"/>
    <w:basedOn w:val="Normal"/>
    <w:next w:val="Normal"/>
    <w:autoRedefine/>
    <w:semiHidden/>
    <w:locked/>
    <w:rsid w:val="0084430D"/>
    <w:pPr>
      <w:ind w:left="1200"/>
    </w:pPr>
  </w:style>
  <w:style w:type="paragraph" w:styleId="TOC8">
    <w:name w:val="toc 8"/>
    <w:basedOn w:val="Normal"/>
    <w:next w:val="Normal"/>
    <w:autoRedefine/>
    <w:semiHidden/>
    <w:locked/>
    <w:rsid w:val="0084430D"/>
    <w:pPr>
      <w:ind w:left="1400"/>
    </w:pPr>
  </w:style>
  <w:style w:type="paragraph" w:styleId="TOC9">
    <w:name w:val="toc 9"/>
    <w:basedOn w:val="Normal"/>
    <w:next w:val="Normal"/>
    <w:autoRedefine/>
    <w:semiHidden/>
    <w:locked/>
    <w:rsid w:val="0084430D"/>
    <w:pPr>
      <w:ind w:left="1600"/>
    </w:pPr>
  </w:style>
  <w:style w:type="character" w:customStyle="1" w:styleId="BoldItalics">
    <w:name w:val=".Bold Italics"/>
    <w:basedOn w:val="Bold"/>
    <w:qFormat/>
    <w:rsid w:val="00712658"/>
    <w:rPr>
      <w:i/>
    </w:rPr>
  </w:style>
  <w:style w:type="paragraph" w:customStyle="1" w:styleId="CodeAnnotationBody">
    <w:name w:val=".Code Annotation Body"/>
    <w:basedOn w:val="Body1"/>
    <w:rsid w:val="001537C4"/>
    <w:pPr>
      <w:spacing w:after="120"/>
    </w:pPr>
  </w:style>
  <w:style w:type="paragraph" w:customStyle="1" w:styleId="Figure">
    <w:name w:val=".Figure"/>
    <w:basedOn w:val="Normal"/>
    <w:next w:val="FigureCaption"/>
    <w:qFormat/>
    <w:rsid w:val="00D20429"/>
    <w:pPr>
      <w:spacing w:before="240" w:after="160"/>
    </w:pPr>
  </w:style>
  <w:style w:type="paragraph" w:styleId="FootnoteText">
    <w:name w:val="footnote text"/>
    <w:basedOn w:val="Normal"/>
    <w:semiHidden/>
    <w:rsid w:val="00705CBB"/>
    <w:rPr>
      <w:sz w:val="13"/>
    </w:rPr>
  </w:style>
  <w:style w:type="paragraph" w:customStyle="1" w:styleId="TableFooter">
    <w:name w:val=".Table Footer"/>
    <w:basedOn w:val="Normal"/>
    <w:rsid w:val="00957AA4"/>
    <w:pPr>
      <w:widowControl w:val="0"/>
      <w:spacing w:after="120" w:line="200" w:lineRule="atLeast"/>
      <w:contextualSpacing/>
    </w:pPr>
    <w:rPr>
      <w:sz w:val="14"/>
    </w:rPr>
  </w:style>
  <w:style w:type="character" w:styleId="FootnoteReference">
    <w:name w:val="footnote reference"/>
    <w:basedOn w:val="DefaultParagraphFont"/>
    <w:semiHidden/>
    <w:rsid w:val="00275591"/>
    <w:rPr>
      <w:vertAlign w:val="superscript"/>
    </w:rPr>
  </w:style>
  <w:style w:type="paragraph" w:styleId="Footer">
    <w:name w:val="footer"/>
    <w:basedOn w:val="Normal"/>
    <w:locked/>
    <w:rsid w:val="005B1BA2"/>
    <w:pPr>
      <w:tabs>
        <w:tab w:val="center" w:pos="4320"/>
        <w:tab w:val="right" w:pos="8640"/>
      </w:tabs>
    </w:pPr>
  </w:style>
  <w:style w:type="character" w:customStyle="1" w:styleId="CodeAqua">
    <w:name w:val=".Code Aqua"/>
    <w:rsid w:val="0001713C"/>
    <w:rPr>
      <w:rFonts w:ascii="Courier New" w:hAnsi="Courier New"/>
      <w:color w:val="9DEDFF"/>
      <w:sz w:val="16"/>
    </w:rPr>
  </w:style>
  <w:style w:type="character" w:customStyle="1" w:styleId="CodeBoldItalic">
    <w:name w:val=".Code Bold Italic"/>
    <w:rsid w:val="00754508"/>
    <w:rPr>
      <w:rFonts w:ascii="Courier New" w:hAnsi="Courier New"/>
      <w:b/>
      <w:i/>
      <w:sz w:val="16"/>
    </w:rPr>
  </w:style>
  <w:style w:type="character" w:customStyle="1" w:styleId="CodeBlueDark">
    <w:name w:val=".Code Blue (Dark)"/>
    <w:rsid w:val="0001713C"/>
    <w:rPr>
      <w:rFonts w:ascii="Courier New" w:hAnsi="Courier New" w:cs="Courier New"/>
      <w:color w:val="0000FF"/>
      <w:sz w:val="16"/>
    </w:rPr>
  </w:style>
  <w:style w:type="character" w:customStyle="1" w:styleId="CodeBlueLight">
    <w:name w:val=".Code Blue (Light)"/>
    <w:rsid w:val="0001713C"/>
    <w:rPr>
      <w:rFonts w:ascii="Courier New" w:hAnsi="Courier New" w:cs="Courier New"/>
      <w:color w:val="0066FF"/>
      <w:sz w:val="16"/>
    </w:rPr>
  </w:style>
  <w:style w:type="character" w:customStyle="1" w:styleId="CodeBrown">
    <w:name w:val=".Code Brown"/>
    <w:rsid w:val="0001713C"/>
    <w:rPr>
      <w:rFonts w:ascii="Courier New" w:hAnsi="Courier New"/>
      <w:color w:val="E16F15"/>
      <w:sz w:val="16"/>
    </w:rPr>
  </w:style>
  <w:style w:type="character" w:customStyle="1" w:styleId="CodeGreen">
    <w:name w:val=".Code Green"/>
    <w:rsid w:val="0001713C"/>
    <w:rPr>
      <w:rFonts w:ascii="Courier New" w:hAnsi="Courier New"/>
      <w:color w:val="008000"/>
      <w:sz w:val="16"/>
    </w:rPr>
  </w:style>
  <w:style w:type="character" w:customStyle="1" w:styleId="CodeRedBright">
    <w:name w:val=".Code Red (Bright)"/>
    <w:rsid w:val="0001713C"/>
    <w:rPr>
      <w:rFonts w:ascii="Courier New" w:hAnsi="Courier New" w:cs="Courier New"/>
      <w:color w:val="FF003A"/>
      <w:sz w:val="16"/>
    </w:rPr>
  </w:style>
  <w:style w:type="character" w:customStyle="1" w:styleId="CodeRedDark">
    <w:name w:val=".Code Red (Dark)"/>
    <w:rsid w:val="0001713C"/>
    <w:rPr>
      <w:rFonts w:ascii="Courier New" w:hAnsi="Courier New" w:cs="Courier New"/>
      <w:color w:val="A31515"/>
      <w:sz w:val="16"/>
    </w:rPr>
  </w:style>
  <w:style w:type="paragraph" w:styleId="CommentSubject">
    <w:name w:val="annotation subject"/>
    <w:basedOn w:val="CommentText"/>
    <w:next w:val="CommentText"/>
    <w:semiHidden/>
    <w:locked/>
    <w:rsid w:val="00C3434F"/>
    <w:rPr>
      <w:b/>
      <w:bCs/>
    </w:rPr>
  </w:style>
  <w:style w:type="character" w:customStyle="1" w:styleId="CodeStrikethrough">
    <w:name w:val=".Code Strikethrough"/>
    <w:rsid w:val="0001713C"/>
    <w:rPr>
      <w:rFonts w:ascii="Times New Roman" w:hAnsi="Times New Roman"/>
      <w:strike/>
      <w:dstrike w:val="0"/>
      <w:sz w:val="16"/>
    </w:rPr>
  </w:style>
  <w:style w:type="paragraph" w:styleId="Caption">
    <w:name w:val="caption"/>
    <w:basedOn w:val="Normal"/>
    <w:next w:val="Normal"/>
    <w:qFormat/>
    <w:locked/>
    <w:rsid w:val="00C3434F"/>
    <w:pPr>
      <w:spacing w:before="120" w:after="120"/>
    </w:pPr>
    <w:rPr>
      <w:b/>
      <w:bCs/>
    </w:rPr>
  </w:style>
  <w:style w:type="paragraph" w:styleId="Index2">
    <w:name w:val="index 2"/>
    <w:basedOn w:val="Normal"/>
    <w:next w:val="Normal"/>
    <w:autoRedefine/>
    <w:semiHidden/>
    <w:rsid w:val="00C3434F"/>
    <w:pPr>
      <w:ind w:left="480" w:hanging="240"/>
    </w:pPr>
  </w:style>
  <w:style w:type="paragraph" w:styleId="Index3">
    <w:name w:val="index 3"/>
    <w:basedOn w:val="Normal"/>
    <w:next w:val="Normal"/>
    <w:autoRedefine/>
    <w:semiHidden/>
    <w:rsid w:val="00C3434F"/>
    <w:pPr>
      <w:ind w:left="720" w:hanging="240"/>
    </w:pPr>
  </w:style>
  <w:style w:type="character" w:customStyle="1" w:styleId="CodeUnderline">
    <w:name w:val=".Code Underline"/>
    <w:rsid w:val="0001713C"/>
    <w:rPr>
      <w:rFonts w:ascii="Courier New" w:hAnsi="Courier New"/>
      <w:sz w:val="16"/>
      <w:u w:val="single"/>
    </w:rPr>
  </w:style>
  <w:style w:type="character" w:customStyle="1" w:styleId="WW8Num2z0">
    <w:name w:val="WW8Num2z0"/>
    <w:locked/>
    <w:rsid w:val="004C330F"/>
    <w:rPr>
      <w:rFonts w:ascii="Wingdings" w:hAnsi="Wingdings"/>
    </w:rPr>
  </w:style>
  <w:style w:type="character" w:customStyle="1" w:styleId="CodeItalic">
    <w:name w:val=".Code Italic"/>
    <w:rsid w:val="00062749"/>
    <w:rPr>
      <w:rFonts w:ascii="Courier New" w:hAnsi="Courier New"/>
      <w:i/>
      <w:sz w:val="16"/>
    </w:rPr>
  </w:style>
  <w:style w:type="character" w:customStyle="1" w:styleId="WW-Absatz-Standardschriftart">
    <w:name w:val="WW-Absatz-Standardschriftart"/>
    <w:locked/>
    <w:rsid w:val="004C330F"/>
  </w:style>
  <w:style w:type="character" w:customStyle="1" w:styleId="WW-WW8Num2z0">
    <w:name w:val="WW-WW8Num2z0"/>
    <w:locked/>
    <w:rsid w:val="004C330F"/>
    <w:rPr>
      <w:rFonts w:ascii="Wingdings" w:hAnsi="Wingdings"/>
    </w:rPr>
  </w:style>
  <w:style w:type="character" w:customStyle="1" w:styleId="WW-Absatz-Standardschriftart1">
    <w:name w:val="WW-Absatz-Standardschriftart1"/>
    <w:locked/>
    <w:rsid w:val="004C330F"/>
  </w:style>
  <w:style w:type="character" w:customStyle="1" w:styleId="WW-WW8Num2z01">
    <w:name w:val="WW-WW8Num2z01"/>
    <w:locked/>
    <w:rsid w:val="004C330F"/>
    <w:rPr>
      <w:rFonts w:ascii="AGaramond" w:hAnsi="AGaramond"/>
    </w:rPr>
  </w:style>
  <w:style w:type="character" w:customStyle="1" w:styleId="WW8Num2z1">
    <w:name w:val="WW8Num2z1"/>
    <w:locked/>
    <w:rsid w:val="004C330F"/>
    <w:rPr>
      <w:rFonts w:ascii="Helvetica" w:hAnsi="Helvetica"/>
      <w:b/>
      <w:i w:val="0"/>
      <w:sz w:val="16"/>
    </w:rPr>
  </w:style>
  <w:style w:type="character" w:customStyle="1" w:styleId="WW8Num6z0">
    <w:name w:val="WW8Num6z0"/>
    <w:locked/>
    <w:rsid w:val="004C330F"/>
    <w:rPr>
      <w:rFonts w:ascii="Symbol" w:hAnsi="Symbol"/>
    </w:rPr>
  </w:style>
  <w:style w:type="character" w:customStyle="1" w:styleId="WW8Num6z1">
    <w:name w:val="WW8Num6z1"/>
    <w:locked/>
    <w:rsid w:val="004C330F"/>
    <w:rPr>
      <w:rFonts w:ascii="Courier New" w:hAnsi="Courier New" w:cs="Courier New"/>
    </w:rPr>
  </w:style>
  <w:style w:type="character" w:customStyle="1" w:styleId="WW8Num6z2">
    <w:name w:val="WW8Num6z2"/>
    <w:locked/>
    <w:rsid w:val="004C330F"/>
    <w:rPr>
      <w:rFonts w:ascii="Wingdings" w:hAnsi="Wingdings"/>
    </w:rPr>
  </w:style>
  <w:style w:type="character" w:customStyle="1" w:styleId="WW8Num7z0">
    <w:name w:val="WW8Num7z0"/>
    <w:locked/>
    <w:rsid w:val="004C330F"/>
    <w:rPr>
      <w:rFonts w:ascii="AGaramond" w:hAnsi="AGaramond"/>
    </w:rPr>
  </w:style>
  <w:style w:type="character" w:customStyle="1" w:styleId="WW8Num8z0">
    <w:name w:val="WW8Num8z0"/>
    <w:locked/>
    <w:rsid w:val="004C330F"/>
    <w:rPr>
      <w:rFonts w:ascii="Symbol" w:hAnsi="Symbol"/>
    </w:rPr>
  </w:style>
  <w:style w:type="character" w:customStyle="1" w:styleId="WW8Num8z1">
    <w:name w:val="WW8Num8z1"/>
    <w:locked/>
    <w:rsid w:val="004C330F"/>
    <w:rPr>
      <w:rFonts w:ascii="Courier New" w:hAnsi="Courier New"/>
    </w:rPr>
  </w:style>
  <w:style w:type="character" w:customStyle="1" w:styleId="WW8Num8z2">
    <w:name w:val="WW8Num8z2"/>
    <w:locked/>
    <w:rsid w:val="004C330F"/>
    <w:rPr>
      <w:rFonts w:ascii="Wingdings" w:hAnsi="Wingdings"/>
    </w:rPr>
  </w:style>
  <w:style w:type="character" w:customStyle="1" w:styleId="WW8Num9z0">
    <w:name w:val="WW8Num9z0"/>
    <w:locked/>
    <w:rsid w:val="004C330F"/>
    <w:rPr>
      <w:rFonts w:ascii="Symbol" w:hAnsi="Symbol"/>
    </w:rPr>
  </w:style>
  <w:style w:type="character" w:customStyle="1" w:styleId="WW8Num9z1">
    <w:name w:val="WW8Num9z1"/>
    <w:locked/>
    <w:rsid w:val="004C330F"/>
    <w:rPr>
      <w:rFonts w:ascii="Courier New" w:hAnsi="Courier New" w:cs="Courier New"/>
    </w:rPr>
  </w:style>
  <w:style w:type="character" w:customStyle="1" w:styleId="WW8Num9z2">
    <w:name w:val="WW8Num9z2"/>
    <w:locked/>
    <w:rsid w:val="004C330F"/>
    <w:rPr>
      <w:rFonts w:ascii="Wingdings" w:hAnsi="Wingdings"/>
    </w:rPr>
  </w:style>
  <w:style w:type="character" w:customStyle="1" w:styleId="WW8Num10z0">
    <w:name w:val="WW8Num10z0"/>
    <w:locked/>
    <w:rsid w:val="004C330F"/>
    <w:rPr>
      <w:rFonts w:ascii="Symbol" w:hAnsi="Symbol"/>
    </w:rPr>
  </w:style>
  <w:style w:type="character" w:customStyle="1" w:styleId="WW8Num10z1">
    <w:name w:val="WW8Num10z1"/>
    <w:locked/>
    <w:rsid w:val="004C330F"/>
    <w:rPr>
      <w:rFonts w:ascii="Courier New" w:hAnsi="Courier New" w:cs="Courier New"/>
    </w:rPr>
  </w:style>
  <w:style w:type="character" w:customStyle="1" w:styleId="WW8Num10z2">
    <w:name w:val="WW8Num10z2"/>
    <w:locked/>
    <w:rsid w:val="004C330F"/>
    <w:rPr>
      <w:rFonts w:ascii="Wingdings" w:hAnsi="Wingdings"/>
    </w:rPr>
  </w:style>
  <w:style w:type="character" w:customStyle="1" w:styleId="WW8Num11z0">
    <w:name w:val="WW8Num11z0"/>
    <w:locked/>
    <w:rsid w:val="004C330F"/>
    <w:rPr>
      <w:rFonts w:ascii="AGaramond" w:hAnsi="AGaramond"/>
      <w:b w:val="0"/>
      <w:i/>
      <w:color w:val="000000"/>
      <w:sz w:val="40"/>
      <w:u w:val="none"/>
    </w:rPr>
  </w:style>
  <w:style w:type="character" w:customStyle="1" w:styleId="WW8Num12z0">
    <w:name w:val="WW8Num12z0"/>
    <w:locked/>
    <w:rsid w:val="004C330F"/>
    <w:rPr>
      <w:rFonts w:ascii="Symbol" w:hAnsi="Symbol"/>
    </w:rPr>
  </w:style>
  <w:style w:type="character" w:customStyle="1" w:styleId="WW8Num12z1">
    <w:name w:val="WW8Num12z1"/>
    <w:locked/>
    <w:rsid w:val="004C330F"/>
    <w:rPr>
      <w:rFonts w:ascii="Courier New" w:hAnsi="Courier New" w:cs="Courier New"/>
    </w:rPr>
  </w:style>
  <w:style w:type="character" w:customStyle="1" w:styleId="WW8Num12z2">
    <w:name w:val="WW8Num12z2"/>
    <w:locked/>
    <w:rsid w:val="004C330F"/>
    <w:rPr>
      <w:rFonts w:ascii="Wingdings" w:hAnsi="Wingdings"/>
    </w:rPr>
  </w:style>
  <w:style w:type="character" w:customStyle="1" w:styleId="WW8Num13z0">
    <w:name w:val="WW8Num13z0"/>
    <w:locked/>
    <w:rsid w:val="004C330F"/>
    <w:rPr>
      <w:rFonts w:ascii="Wingdings" w:hAnsi="Wingdings"/>
    </w:rPr>
  </w:style>
  <w:style w:type="character" w:customStyle="1" w:styleId="WW8Num15z0">
    <w:name w:val="WW8Num15z0"/>
    <w:locked/>
    <w:rsid w:val="004C330F"/>
    <w:rPr>
      <w:rFonts w:ascii="Symbol" w:hAnsi="Symbol"/>
    </w:rPr>
  </w:style>
  <w:style w:type="character" w:customStyle="1" w:styleId="WW8Num17z0">
    <w:name w:val="WW8Num17z0"/>
    <w:locked/>
    <w:rsid w:val="004C330F"/>
    <w:rPr>
      <w:rFonts w:ascii="Symbol" w:hAnsi="Symbol"/>
    </w:rPr>
  </w:style>
  <w:style w:type="character" w:customStyle="1" w:styleId="WW8Num17z1">
    <w:name w:val="WW8Num17z1"/>
    <w:locked/>
    <w:rsid w:val="004C330F"/>
    <w:rPr>
      <w:rFonts w:ascii="Courier New" w:hAnsi="Courier New"/>
    </w:rPr>
  </w:style>
  <w:style w:type="character" w:customStyle="1" w:styleId="WW8Num17z2">
    <w:name w:val="WW8Num17z2"/>
    <w:locked/>
    <w:rsid w:val="004C330F"/>
    <w:rPr>
      <w:rFonts w:ascii="Wingdings" w:hAnsi="Wingdings"/>
    </w:rPr>
  </w:style>
  <w:style w:type="character" w:customStyle="1" w:styleId="WW8Num18z0">
    <w:name w:val="WW8Num18z0"/>
    <w:locked/>
    <w:rsid w:val="004C330F"/>
    <w:rPr>
      <w:rFonts w:ascii="AGaramond" w:hAnsi="AGaramond"/>
      <w:b w:val="0"/>
      <w:i w:val="0"/>
      <w:color w:val="000000"/>
      <w:sz w:val="21"/>
      <w:u w:val="none"/>
    </w:rPr>
  </w:style>
  <w:style w:type="character" w:customStyle="1" w:styleId="WW8Num19z0">
    <w:name w:val="WW8Num19z0"/>
    <w:locked/>
    <w:rsid w:val="004C330F"/>
    <w:rPr>
      <w:b/>
    </w:rPr>
  </w:style>
  <w:style w:type="character" w:customStyle="1" w:styleId="WW8Num20z0">
    <w:name w:val="WW8Num20z0"/>
    <w:locked/>
    <w:rsid w:val="004C330F"/>
    <w:rPr>
      <w:rFonts w:ascii="AGaramond" w:hAnsi="AGaramond"/>
    </w:rPr>
  </w:style>
  <w:style w:type="character" w:customStyle="1" w:styleId="WW8Num22z0">
    <w:name w:val="WW8Num22z0"/>
    <w:locked/>
    <w:rsid w:val="004C330F"/>
    <w:rPr>
      <w:rFonts w:ascii="Symbol" w:hAnsi="Symbol"/>
    </w:rPr>
  </w:style>
  <w:style w:type="character" w:customStyle="1" w:styleId="WW8Num22z1">
    <w:name w:val="WW8Num22z1"/>
    <w:locked/>
    <w:rsid w:val="004C330F"/>
    <w:rPr>
      <w:rFonts w:ascii="Courier New" w:hAnsi="Courier New" w:cs="Courier New"/>
    </w:rPr>
  </w:style>
  <w:style w:type="character" w:customStyle="1" w:styleId="WW8Num22z2">
    <w:name w:val="WW8Num22z2"/>
    <w:locked/>
    <w:rsid w:val="004C330F"/>
    <w:rPr>
      <w:rFonts w:ascii="Wingdings" w:hAnsi="Wingdings"/>
    </w:rPr>
  </w:style>
  <w:style w:type="character" w:customStyle="1" w:styleId="WW8Num23z0">
    <w:name w:val="WW8Num23z0"/>
    <w:locked/>
    <w:rsid w:val="004C330F"/>
    <w:rPr>
      <w:rFonts w:ascii="Wingdings" w:hAnsi="Wingdings"/>
    </w:rPr>
  </w:style>
  <w:style w:type="character" w:customStyle="1" w:styleId="WW8Num26z0">
    <w:name w:val="WW8Num26z0"/>
    <w:locked/>
    <w:rsid w:val="004C330F"/>
    <w:rPr>
      <w:rFonts w:ascii="Symbol" w:hAnsi="Symbol"/>
    </w:rPr>
  </w:style>
  <w:style w:type="character" w:customStyle="1" w:styleId="WW8Num26z1">
    <w:name w:val="WW8Num26z1"/>
    <w:locked/>
    <w:rsid w:val="004C330F"/>
    <w:rPr>
      <w:rFonts w:ascii="Courier New" w:hAnsi="Courier New" w:cs="Courier New"/>
    </w:rPr>
  </w:style>
  <w:style w:type="character" w:customStyle="1" w:styleId="WW8Num26z2">
    <w:name w:val="WW8Num26z2"/>
    <w:locked/>
    <w:rsid w:val="004C330F"/>
    <w:rPr>
      <w:rFonts w:ascii="Wingdings" w:hAnsi="Wingdings"/>
    </w:rPr>
  </w:style>
  <w:style w:type="character" w:customStyle="1" w:styleId="WW8Num27z0">
    <w:name w:val="WW8Num27z0"/>
    <w:locked/>
    <w:rsid w:val="004C330F"/>
    <w:rPr>
      <w:rFonts w:ascii="AGaramond" w:hAnsi="AGaramond"/>
    </w:rPr>
  </w:style>
  <w:style w:type="character" w:customStyle="1" w:styleId="WW8Num28z0">
    <w:name w:val="WW8Num28z0"/>
    <w:locked/>
    <w:rsid w:val="004C330F"/>
    <w:rPr>
      <w:rFonts w:ascii="AGaramond" w:hAnsi="AGaramond"/>
    </w:rPr>
  </w:style>
  <w:style w:type="character" w:customStyle="1" w:styleId="WW8Num30z0">
    <w:name w:val="WW8Num30z0"/>
    <w:locked/>
    <w:rsid w:val="004C330F"/>
    <w:rPr>
      <w:rFonts w:ascii="Symbol" w:hAnsi="Symbol"/>
    </w:rPr>
  </w:style>
  <w:style w:type="character" w:customStyle="1" w:styleId="WW8Num30z1">
    <w:name w:val="WW8Num30z1"/>
    <w:locked/>
    <w:rsid w:val="004C330F"/>
    <w:rPr>
      <w:rFonts w:ascii="Courier New" w:hAnsi="Courier New"/>
    </w:rPr>
  </w:style>
  <w:style w:type="character" w:customStyle="1" w:styleId="WW8Num30z2">
    <w:name w:val="WW8Num30z2"/>
    <w:locked/>
    <w:rsid w:val="004C330F"/>
    <w:rPr>
      <w:rFonts w:ascii="Wingdings" w:hAnsi="Wingdings"/>
    </w:rPr>
  </w:style>
  <w:style w:type="character" w:customStyle="1" w:styleId="WW-DefaultParagraphFont">
    <w:name w:val="WW-Default Paragraph Font"/>
    <w:locked/>
    <w:rsid w:val="004C330F"/>
  </w:style>
  <w:style w:type="character" w:styleId="Hyperlink">
    <w:name w:val="Hyperlink"/>
    <w:basedOn w:val="WW-DefaultParagraphFont"/>
    <w:rsid w:val="004C330F"/>
    <w:rPr>
      <w:color w:val="0000FF"/>
      <w:u w:val="single"/>
    </w:rPr>
  </w:style>
  <w:style w:type="character" w:styleId="Strong">
    <w:name w:val="Strong"/>
    <w:basedOn w:val="WW-DefaultParagraphFont"/>
    <w:locked/>
    <w:rsid w:val="004C330F"/>
    <w:rPr>
      <w:b/>
    </w:rPr>
  </w:style>
  <w:style w:type="character" w:styleId="PageNumber">
    <w:name w:val="page number"/>
    <w:basedOn w:val="WW-DefaultParagraphFont"/>
    <w:locked/>
    <w:rsid w:val="004C330F"/>
  </w:style>
  <w:style w:type="character" w:styleId="FollowedHyperlink">
    <w:name w:val="FollowedHyperlink"/>
    <w:basedOn w:val="WW-DefaultParagraphFont"/>
    <w:locked/>
    <w:rsid w:val="004C330F"/>
    <w:rPr>
      <w:color w:val="800080"/>
      <w:u w:val="single"/>
    </w:rPr>
  </w:style>
  <w:style w:type="character" w:customStyle="1" w:styleId="FootnoteCharacters">
    <w:name w:val="Footnote Characters"/>
    <w:semiHidden/>
    <w:rsid w:val="004C330F"/>
    <w:rPr>
      <w:vertAlign w:val="superscript"/>
    </w:rPr>
  </w:style>
  <w:style w:type="character" w:customStyle="1" w:styleId="WW-FootnoteCharacters">
    <w:name w:val="WW-Footnote Characters"/>
    <w:locked/>
    <w:rsid w:val="004C330F"/>
    <w:rPr>
      <w:vertAlign w:val="superscript"/>
    </w:rPr>
  </w:style>
  <w:style w:type="character" w:customStyle="1" w:styleId="WW-FootnoteCharacters1">
    <w:name w:val="WW-Footnote Characters1"/>
    <w:basedOn w:val="WW-DefaultParagraphFont"/>
    <w:locked/>
    <w:rsid w:val="004C330F"/>
    <w:rPr>
      <w:vertAlign w:val="superscript"/>
    </w:rPr>
  </w:style>
  <w:style w:type="character" w:customStyle="1" w:styleId="WW-CommentReference">
    <w:name w:val="WW-Comment Reference"/>
    <w:basedOn w:val="WW-DefaultParagraphFont"/>
    <w:locked/>
    <w:rsid w:val="004C330F"/>
    <w:rPr>
      <w:sz w:val="16"/>
      <w:szCs w:val="16"/>
    </w:rPr>
  </w:style>
  <w:style w:type="character" w:customStyle="1" w:styleId="EndnoteCharacters">
    <w:name w:val="Endnote Characters"/>
    <w:semiHidden/>
    <w:rsid w:val="004C330F"/>
    <w:rPr>
      <w:vertAlign w:val="superscript"/>
    </w:rPr>
  </w:style>
  <w:style w:type="character" w:customStyle="1" w:styleId="WW-EndnoteCharacters">
    <w:name w:val="WW-Endnote Characters"/>
    <w:locked/>
    <w:rsid w:val="004C330F"/>
    <w:rPr>
      <w:vertAlign w:val="superscript"/>
    </w:rPr>
  </w:style>
  <w:style w:type="character" w:customStyle="1" w:styleId="WW-EndnoteCharacters1">
    <w:name w:val="WW-Endnote Characters1"/>
    <w:locked/>
    <w:rsid w:val="004C330F"/>
  </w:style>
  <w:style w:type="character" w:customStyle="1" w:styleId="NumberingSymbols">
    <w:name w:val="Numbering Symbols"/>
    <w:semiHidden/>
    <w:locked/>
    <w:rsid w:val="004C330F"/>
  </w:style>
  <w:style w:type="paragraph" w:styleId="List">
    <w:name w:val="List"/>
    <w:basedOn w:val="Normal"/>
    <w:locked/>
    <w:rsid w:val="00D93464"/>
    <w:pPr>
      <w:spacing w:after="120"/>
    </w:pPr>
    <w:rPr>
      <w:rFonts w:cs="Tahoma"/>
    </w:rPr>
  </w:style>
  <w:style w:type="paragraph" w:customStyle="1" w:styleId="Index">
    <w:name w:val="Index"/>
    <w:basedOn w:val="Normal"/>
    <w:semiHidden/>
    <w:rsid w:val="004C330F"/>
    <w:pPr>
      <w:suppressLineNumbers/>
    </w:pPr>
    <w:rPr>
      <w:rFonts w:cs="Tahoma"/>
    </w:rPr>
  </w:style>
  <w:style w:type="paragraph" w:customStyle="1" w:styleId="Heading">
    <w:name w:val="Heading"/>
    <w:basedOn w:val="Normal"/>
    <w:next w:val="Normal"/>
    <w:semiHidden/>
    <w:locked/>
    <w:rsid w:val="004C330F"/>
    <w:pPr>
      <w:keepNext/>
      <w:spacing w:before="240" w:after="120"/>
    </w:pPr>
    <w:rPr>
      <w:rFonts w:ascii="Arial" w:eastAsia="MS Mincho" w:hAnsi="Arial" w:cs="Tahoma"/>
      <w:sz w:val="28"/>
      <w:szCs w:val="28"/>
    </w:rPr>
  </w:style>
  <w:style w:type="paragraph" w:customStyle="1" w:styleId="WW-Caption">
    <w:name w:val="WW-Caption"/>
    <w:basedOn w:val="Normal"/>
    <w:locked/>
    <w:rsid w:val="004C330F"/>
    <w:pPr>
      <w:suppressLineNumbers/>
      <w:spacing w:before="120" w:after="120"/>
    </w:pPr>
    <w:rPr>
      <w:rFonts w:cs="Tahoma"/>
      <w:i/>
      <w:iCs/>
    </w:rPr>
  </w:style>
  <w:style w:type="paragraph" w:customStyle="1" w:styleId="WW-Index">
    <w:name w:val="WW-Index"/>
    <w:basedOn w:val="Normal"/>
    <w:locked/>
    <w:rsid w:val="004C330F"/>
    <w:pPr>
      <w:suppressLineNumbers/>
    </w:pPr>
    <w:rPr>
      <w:rFonts w:cs="Tahoma"/>
    </w:rPr>
  </w:style>
  <w:style w:type="paragraph" w:customStyle="1" w:styleId="WW-Heading">
    <w:name w:val="WW-Heading"/>
    <w:basedOn w:val="Normal"/>
    <w:next w:val="Normal"/>
    <w:locked/>
    <w:rsid w:val="004C330F"/>
    <w:pPr>
      <w:keepNext/>
      <w:spacing w:before="240" w:after="120"/>
    </w:pPr>
    <w:rPr>
      <w:rFonts w:ascii="Arial" w:eastAsia="MS Mincho" w:hAnsi="Arial" w:cs="Tahoma"/>
      <w:sz w:val="28"/>
      <w:szCs w:val="28"/>
    </w:rPr>
  </w:style>
  <w:style w:type="paragraph" w:customStyle="1" w:styleId="WW-Caption1">
    <w:name w:val="WW-Caption1"/>
    <w:basedOn w:val="Normal"/>
    <w:locked/>
    <w:rsid w:val="004C330F"/>
    <w:pPr>
      <w:suppressLineNumbers/>
      <w:spacing w:before="120" w:after="120"/>
    </w:pPr>
    <w:rPr>
      <w:rFonts w:cs="Tahoma"/>
      <w:i/>
      <w:iCs/>
    </w:rPr>
  </w:style>
  <w:style w:type="paragraph" w:customStyle="1" w:styleId="WW-Index1">
    <w:name w:val="WW-Index1"/>
    <w:basedOn w:val="Normal"/>
    <w:locked/>
    <w:rsid w:val="004C330F"/>
    <w:pPr>
      <w:suppressLineNumbers/>
    </w:pPr>
    <w:rPr>
      <w:rFonts w:cs="Tahoma"/>
    </w:rPr>
  </w:style>
  <w:style w:type="paragraph" w:customStyle="1" w:styleId="WW-Heading1">
    <w:name w:val="WW-Heading1"/>
    <w:basedOn w:val="Normal"/>
    <w:next w:val="Normal"/>
    <w:locked/>
    <w:rsid w:val="004C330F"/>
    <w:pPr>
      <w:keepNext/>
      <w:spacing w:before="240" w:after="120"/>
    </w:pPr>
    <w:rPr>
      <w:rFonts w:ascii="Arial" w:eastAsia="MS Mincho" w:hAnsi="Arial" w:cs="Tahoma"/>
      <w:sz w:val="28"/>
      <w:szCs w:val="28"/>
    </w:rPr>
  </w:style>
  <w:style w:type="paragraph" w:customStyle="1" w:styleId="WW-DocumentMap">
    <w:name w:val="WW-Document Map"/>
    <w:basedOn w:val="Normal"/>
    <w:locked/>
    <w:rsid w:val="004C330F"/>
    <w:pPr>
      <w:shd w:val="clear" w:color="auto" w:fill="000080"/>
    </w:pPr>
    <w:rPr>
      <w:rFonts w:ascii="Helvetica" w:eastAsia="MS Gothic" w:hAnsi="Helvetica"/>
    </w:rPr>
  </w:style>
  <w:style w:type="paragraph" w:customStyle="1" w:styleId="WW-Caption11">
    <w:name w:val="WW-Caption11"/>
    <w:basedOn w:val="Normal"/>
    <w:next w:val="Normal"/>
    <w:locked/>
    <w:rsid w:val="004C330F"/>
    <w:pPr>
      <w:spacing w:before="120" w:after="120"/>
    </w:pPr>
    <w:rPr>
      <w:b/>
      <w:bCs/>
    </w:rPr>
  </w:style>
  <w:style w:type="paragraph" w:customStyle="1" w:styleId="Tablecelltext">
    <w:name w:val="Table cell text"/>
    <w:basedOn w:val="Normal"/>
    <w:locked/>
    <w:rsid w:val="004C330F"/>
    <w:rPr>
      <w:rFonts w:ascii="Arial" w:hAnsi="Arial"/>
    </w:rPr>
  </w:style>
  <w:style w:type="paragraph" w:customStyle="1" w:styleId="WW-CommentText">
    <w:name w:val="WW-Comment Text"/>
    <w:basedOn w:val="Normal"/>
    <w:locked/>
    <w:rsid w:val="004C330F"/>
  </w:style>
  <w:style w:type="paragraph" w:customStyle="1" w:styleId="WW-CommentSubject">
    <w:name w:val="WW-Comment Subject"/>
    <w:basedOn w:val="WW-CommentText"/>
    <w:next w:val="WW-CommentText"/>
    <w:locked/>
    <w:rsid w:val="004C330F"/>
    <w:rPr>
      <w:b/>
      <w:bCs/>
    </w:rPr>
  </w:style>
  <w:style w:type="paragraph" w:customStyle="1" w:styleId="WW-BalloonText">
    <w:name w:val="WW-Balloon Text"/>
    <w:basedOn w:val="Normal"/>
    <w:locked/>
    <w:rsid w:val="004C330F"/>
    <w:rPr>
      <w:rFonts w:ascii="Tahoma" w:hAnsi="Tahoma" w:cs="Tahoma"/>
    </w:rPr>
  </w:style>
  <w:style w:type="paragraph" w:customStyle="1" w:styleId="Framecontents">
    <w:name w:val="Frame contents"/>
    <w:basedOn w:val="Normal"/>
    <w:semiHidden/>
    <w:locked/>
    <w:rsid w:val="00D93464"/>
    <w:pPr>
      <w:spacing w:after="120"/>
    </w:pPr>
  </w:style>
  <w:style w:type="paragraph" w:customStyle="1" w:styleId="WW-Framecontents">
    <w:name w:val="WW-Frame contents"/>
    <w:basedOn w:val="Normal"/>
    <w:locked/>
    <w:rsid w:val="00D93464"/>
    <w:pPr>
      <w:spacing w:after="120"/>
    </w:pPr>
  </w:style>
  <w:style w:type="paragraph" w:customStyle="1" w:styleId="WW-Framecontents1">
    <w:name w:val="WW-Frame contents1"/>
    <w:basedOn w:val="Normal"/>
    <w:locked/>
    <w:rsid w:val="00D93464"/>
    <w:pPr>
      <w:spacing w:after="120"/>
    </w:pPr>
  </w:style>
  <w:style w:type="table" w:styleId="TableGrid">
    <w:name w:val="Table Grid"/>
    <w:basedOn w:val="TableNormal"/>
    <w:locked/>
    <w:rsid w:val="004C330F"/>
    <w:pPr>
      <w:widowControl w:val="0"/>
      <w:suppressAutoHyphens/>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1Char">
    <w:name w:val=".Body 1 Char"/>
    <w:basedOn w:val="BodyChar"/>
    <w:link w:val="Body1"/>
    <w:rsid w:val="00472589"/>
  </w:style>
  <w:style w:type="character" w:customStyle="1" w:styleId="CodeBold">
    <w:name w:val=".Code Bold"/>
    <w:rsid w:val="00F94AEA"/>
    <w:rPr>
      <w:rFonts w:ascii="Courier New" w:hAnsi="Courier New"/>
      <w:b/>
    </w:rPr>
  </w:style>
  <w:style w:type="character" w:styleId="SubtleReference">
    <w:name w:val="Subtle Reference"/>
    <w:basedOn w:val="DefaultParagraphFont"/>
    <w:uiPriority w:val="31"/>
    <w:locked/>
    <w:rsid w:val="00553572"/>
    <w:rPr>
      <w:smallCaps/>
      <w:color w:val="C0504D" w:themeColor="accent2"/>
      <w:u w:val="single"/>
    </w:rPr>
  </w:style>
  <w:style w:type="character" w:styleId="HTMLCode">
    <w:name w:val="HTML Code"/>
    <w:basedOn w:val="DefaultParagraphFont"/>
    <w:locked/>
    <w:rsid w:val="000602CA"/>
    <w:rPr>
      <w:rFonts w:ascii="Consolas" w:hAnsi="Consolas"/>
      <w:sz w:val="20"/>
      <w:szCs w:val="20"/>
    </w:rPr>
  </w:style>
  <w:style w:type="paragraph" w:styleId="HTMLPreformatted">
    <w:name w:val="HTML Preformatted"/>
    <w:basedOn w:val="Normal"/>
    <w:link w:val="HTMLPreformattedChar"/>
    <w:locked/>
    <w:rsid w:val="000602CA"/>
    <w:rPr>
      <w:rFonts w:ascii="Consolas" w:hAnsi="Consolas"/>
      <w:sz w:val="20"/>
      <w:szCs w:val="20"/>
    </w:rPr>
  </w:style>
  <w:style w:type="character" w:customStyle="1" w:styleId="HTMLPreformattedChar">
    <w:name w:val="HTML Preformatted Char"/>
    <w:basedOn w:val="DefaultParagraphFont"/>
    <w:link w:val="HTMLPreformatted"/>
    <w:rsid w:val="000602CA"/>
    <w:rPr>
      <w:rFonts w:ascii="Consolas" w:hAnsi="Consolas"/>
      <w:color w:val="000000"/>
      <w:sz w:val="20"/>
      <w:szCs w:val="20"/>
    </w:rPr>
  </w:style>
  <w:style w:type="paragraph" w:styleId="NormalWeb">
    <w:name w:val="Normal (Web)"/>
    <w:basedOn w:val="Normal"/>
    <w:locked/>
    <w:rsid w:val="000602CA"/>
    <w:rPr>
      <w:rFonts w:ascii="Times New Roman" w:hAnsi="Times New Roman"/>
      <w:sz w:val="24"/>
      <w:szCs w:val="24"/>
    </w:rPr>
  </w:style>
  <w:style w:type="paragraph" w:styleId="Revision">
    <w:name w:val="Revision"/>
    <w:hidden/>
    <w:uiPriority w:val="99"/>
    <w:semiHidden/>
    <w:rsid w:val="009B307B"/>
    <w:rPr>
      <w:color w:val="000000"/>
    </w:rPr>
  </w:style>
</w:styles>
</file>

<file path=word/webSettings.xml><?xml version="1.0" encoding="utf-8"?>
<w:webSettings xmlns:r="http://schemas.openxmlformats.org/officeDocument/2006/relationships" xmlns:w="http://schemas.openxmlformats.org/wordprocessingml/2006/main">
  <w:divs>
    <w:div w:id="15547065">
      <w:bodyDiv w:val="1"/>
      <w:marLeft w:val="0"/>
      <w:marRight w:val="0"/>
      <w:marTop w:val="0"/>
      <w:marBottom w:val="0"/>
      <w:divBdr>
        <w:top w:val="none" w:sz="0" w:space="0" w:color="auto"/>
        <w:left w:val="none" w:sz="0" w:space="0" w:color="auto"/>
        <w:bottom w:val="none" w:sz="0" w:space="0" w:color="auto"/>
        <w:right w:val="none" w:sz="0" w:space="0" w:color="auto"/>
      </w:divBdr>
    </w:div>
    <w:div w:id="1386949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65CA36-6B30-4458-AB60-93F17F88D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1429</TotalTime>
  <Pages>6</Pages>
  <Words>2209</Words>
  <Characters>12596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Style A ReadMe</vt:lpstr>
    </vt:vector>
  </TitlesOfParts>
  <Company>Manning Publications Co.</Company>
  <LinksUpToDate>false</LinksUpToDate>
  <CharactersWithSpaces>14776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A ReadMe</dc:title>
  <dc:creator>Tiffany</dc:creator>
  <cp:lastModifiedBy>User</cp:lastModifiedBy>
  <cp:revision>37</cp:revision>
  <cp:lastPrinted>2001-01-25T15:37:00Z</cp:lastPrinted>
  <dcterms:created xsi:type="dcterms:W3CDTF">2010-01-01T12:59:00Z</dcterms:created>
  <dcterms:modified xsi:type="dcterms:W3CDTF">2010-04-09T04:06:00Z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910694142</vt:i4>
  </property>
  <property fmtid="{D5CDD505-2E9C-101B-9397-08002B2CF9AE}" pid="3" name="_EmailSubject">
    <vt:lpwstr>Appendix B</vt:lpwstr>
  </property>
  <property fmtid="{D5CDD505-2E9C-101B-9397-08002B2CF9AE}" pid="4" name="_AuthorEmail">
    <vt:lpwstr>clayton.donley@octetstring.com</vt:lpwstr>
  </property>
  <property fmtid="{D5CDD505-2E9C-101B-9397-08002B2CF9AE}" pid="5" name="_AuthorEmailDisplayName">
    <vt:lpwstr>Clayton Donley</vt:lpwstr>
  </property>
  <property fmtid="{D5CDD505-2E9C-101B-9397-08002B2CF9AE}" pid="6" name="_ReviewingToolsShownOnce">
    <vt:lpwstr/>
  </property>
</Properties>
</file>